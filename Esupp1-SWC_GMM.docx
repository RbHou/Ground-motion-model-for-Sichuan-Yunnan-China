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108F" w14:textId="77777777" w:rsidR="009911DF" w:rsidRDefault="00000000">
      <w:pPr>
        <w:jc w:val="center"/>
        <w:rPr>
          <w:i/>
          <w:iCs/>
          <w:sz w:val="20"/>
          <w:szCs w:val="21"/>
        </w:rPr>
      </w:pPr>
      <w:r>
        <w:rPr>
          <w:i/>
          <w:iCs/>
          <w:sz w:val="20"/>
          <w:szCs w:val="21"/>
        </w:rPr>
        <w:t>S</w:t>
      </w:r>
      <w:r>
        <w:rPr>
          <w:rFonts w:hint="eastAsia"/>
          <w:i/>
          <w:iCs/>
          <w:sz w:val="20"/>
          <w:szCs w:val="21"/>
        </w:rPr>
        <w:t>upplement to</w:t>
      </w:r>
    </w:p>
    <w:p w14:paraId="42F13FA6" w14:textId="77777777" w:rsidR="009911DF" w:rsidRDefault="00000000">
      <w:pPr>
        <w:jc w:val="center"/>
        <w:rPr>
          <w:b/>
          <w:bCs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 xml:space="preserve">An empirically regional ground motion model for earthquakes in </w:t>
      </w:r>
      <w:bookmarkStart w:id="0" w:name="_Hlk199601168"/>
      <w:r>
        <w:rPr>
          <w:rFonts w:hint="eastAsia"/>
          <w:b/>
          <w:bCs/>
          <w:sz w:val="20"/>
          <w:szCs w:val="21"/>
        </w:rPr>
        <w:t xml:space="preserve">Sichuan-Yunnan </w:t>
      </w:r>
      <w:bookmarkEnd w:id="0"/>
      <w:r>
        <w:rPr>
          <w:rFonts w:hint="eastAsia"/>
          <w:b/>
          <w:bCs/>
          <w:sz w:val="20"/>
          <w:szCs w:val="21"/>
        </w:rPr>
        <w:t xml:space="preserve">of Southwest China </w:t>
      </w:r>
    </w:p>
    <w:p w14:paraId="3C23AD54" w14:textId="77777777" w:rsidR="009911DF" w:rsidRDefault="00000000">
      <w:pPr>
        <w:jc w:val="center"/>
        <w:rPr>
          <w:sz w:val="20"/>
          <w:szCs w:val="21"/>
        </w:rPr>
      </w:pPr>
      <w:r>
        <w:rPr>
          <w:rFonts w:hint="eastAsia"/>
          <w:sz w:val="20"/>
          <w:szCs w:val="21"/>
        </w:rPr>
        <w:t>Ruibin Hou</w:t>
      </w:r>
      <w:r>
        <w:rPr>
          <w:rFonts w:hint="eastAsia"/>
          <w:sz w:val="20"/>
          <w:szCs w:val="21"/>
          <w:vertAlign w:val="superscript"/>
        </w:rPr>
        <w:t>1,2</w:t>
      </w:r>
      <w:r>
        <w:rPr>
          <w:rFonts w:hint="eastAsia"/>
          <w:sz w:val="20"/>
          <w:szCs w:val="21"/>
        </w:rPr>
        <w:t>, Yichen Pan</w:t>
      </w:r>
      <w:r>
        <w:rPr>
          <w:rFonts w:hint="eastAsia"/>
          <w:sz w:val="20"/>
          <w:szCs w:val="21"/>
          <w:vertAlign w:val="superscript"/>
        </w:rPr>
        <w:t>1</w:t>
      </w:r>
      <w:r>
        <w:rPr>
          <w:rFonts w:hint="eastAsia"/>
          <w:sz w:val="20"/>
          <w:szCs w:val="21"/>
        </w:rPr>
        <w:t>, John X. Zhao</w:t>
      </w:r>
      <w:r>
        <w:rPr>
          <w:rFonts w:hint="eastAsia"/>
          <w:sz w:val="20"/>
          <w:szCs w:val="21"/>
          <w:vertAlign w:val="superscript"/>
        </w:rPr>
        <w:t>2</w:t>
      </w:r>
      <w:r>
        <w:rPr>
          <w:rFonts w:hint="eastAsia"/>
          <w:sz w:val="20"/>
          <w:szCs w:val="21"/>
        </w:rPr>
        <w:t>, Hao Xing</w:t>
      </w:r>
      <w:r>
        <w:rPr>
          <w:rFonts w:hint="eastAsia"/>
          <w:sz w:val="20"/>
          <w:szCs w:val="21"/>
          <w:vertAlign w:val="superscript"/>
        </w:rPr>
        <w:t>3</w:t>
      </w:r>
      <w:r>
        <w:rPr>
          <w:rFonts w:hint="eastAsia"/>
          <w:sz w:val="20"/>
          <w:szCs w:val="21"/>
        </w:rPr>
        <w:t>, Kun Ji</w:t>
      </w:r>
      <w:r>
        <w:rPr>
          <w:rFonts w:hint="eastAsia"/>
          <w:sz w:val="20"/>
          <w:szCs w:val="21"/>
          <w:vertAlign w:val="superscript"/>
        </w:rPr>
        <w:t xml:space="preserve"> 4</w:t>
      </w:r>
      <w:r>
        <w:rPr>
          <w:rFonts w:hint="eastAsia"/>
          <w:sz w:val="20"/>
          <w:szCs w:val="21"/>
        </w:rPr>
        <w:t>, Junju Xie</w:t>
      </w:r>
      <w:r>
        <w:rPr>
          <w:rFonts w:hint="eastAsia"/>
          <w:sz w:val="20"/>
          <w:szCs w:val="21"/>
          <w:vertAlign w:val="superscript"/>
        </w:rPr>
        <w:t>5</w:t>
      </w:r>
      <w:r>
        <w:rPr>
          <w:rFonts w:hint="eastAsia"/>
          <w:sz w:val="20"/>
          <w:szCs w:val="21"/>
        </w:rPr>
        <w:t xml:space="preserve"> </w:t>
      </w:r>
    </w:p>
    <w:p w14:paraId="3FBD4A2E" w14:textId="77777777" w:rsidR="009911DF" w:rsidRDefault="00000000">
      <w:pPr>
        <w:ind w:left="180" w:hangingChars="100" w:hanging="180"/>
        <w:rPr>
          <w:sz w:val="18"/>
          <w:szCs w:val="18"/>
        </w:rPr>
      </w:pPr>
      <w:r>
        <w:rPr>
          <w:rFonts w:hint="eastAsia"/>
          <w:sz w:val="18"/>
          <w:szCs w:val="18"/>
        </w:rPr>
        <w:t>1. School of Architecture and Civil Engineering, Xihua University, Chengdu, Sichuan, 610039</w:t>
      </w:r>
      <w:r>
        <w:rPr>
          <w:sz w:val="18"/>
          <w:szCs w:val="18"/>
        </w:rPr>
        <w:t>, China</w:t>
      </w:r>
      <w:r>
        <w:rPr>
          <w:rFonts w:hint="eastAsia"/>
          <w:sz w:val="18"/>
          <w:szCs w:val="18"/>
        </w:rPr>
        <w:t xml:space="preserve">; </w:t>
      </w:r>
    </w:p>
    <w:p w14:paraId="5BD3984E" w14:textId="77777777" w:rsidR="009911DF" w:rsidRDefault="00000000">
      <w:pPr>
        <w:ind w:left="180" w:hangingChars="100" w:hanging="180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. Key Laboratory of Building Structural Retrofitting and Underground Space Engineering, Ministry of Education, Shandong Jianzhu University. Jinan </w:t>
      </w:r>
      <w:r>
        <w:rPr>
          <w:rFonts w:hint="eastAsia"/>
          <w:sz w:val="18"/>
          <w:szCs w:val="18"/>
        </w:rPr>
        <w:t xml:space="preserve">Shandong, </w:t>
      </w:r>
      <w:r>
        <w:rPr>
          <w:sz w:val="18"/>
          <w:szCs w:val="18"/>
        </w:rPr>
        <w:t>250101, China</w:t>
      </w:r>
      <w:r>
        <w:rPr>
          <w:rFonts w:hint="eastAsia"/>
          <w:sz w:val="18"/>
          <w:szCs w:val="18"/>
        </w:rPr>
        <w:t>;</w:t>
      </w:r>
    </w:p>
    <w:p w14:paraId="5F86E11E" w14:textId="77777777" w:rsidR="009911DF" w:rsidRDefault="00000000">
      <w:pPr>
        <w:ind w:left="180" w:hangingChars="100" w:hanging="180"/>
        <w:rPr>
          <w:sz w:val="18"/>
          <w:szCs w:val="18"/>
        </w:rPr>
      </w:pPr>
      <w:r>
        <w:rPr>
          <w:rFonts w:hint="eastAsia"/>
          <w:sz w:val="18"/>
          <w:szCs w:val="18"/>
        </w:rPr>
        <w:t>3. School of Architecture and Civil Engineering, Huizhou University, Huizhou, Guangdong, 610039</w:t>
      </w:r>
      <w:r>
        <w:rPr>
          <w:sz w:val="18"/>
          <w:szCs w:val="18"/>
        </w:rPr>
        <w:t>, China</w:t>
      </w:r>
      <w:r>
        <w:rPr>
          <w:rFonts w:hint="eastAsia"/>
          <w:sz w:val="18"/>
          <w:szCs w:val="18"/>
        </w:rPr>
        <w:t>;</w:t>
      </w:r>
    </w:p>
    <w:p w14:paraId="5477349B" w14:textId="77777777" w:rsidR="009911DF" w:rsidRDefault="00000000">
      <w:pPr>
        <w:ind w:left="180" w:hangingChars="100" w:hanging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4. </w:t>
      </w:r>
      <w:r>
        <w:rPr>
          <w:sz w:val="18"/>
          <w:szCs w:val="18"/>
        </w:rPr>
        <w:t>College of Civil and Transportation Engineering, Hohai University, Nanjing, 210024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China</w:t>
      </w:r>
      <w:r>
        <w:rPr>
          <w:rFonts w:hint="eastAsia"/>
          <w:sz w:val="18"/>
          <w:szCs w:val="18"/>
        </w:rPr>
        <w:t xml:space="preserve">; </w:t>
      </w:r>
    </w:p>
    <w:p w14:paraId="7C2A100C" w14:textId="77777777" w:rsidR="009911DF" w:rsidRDefault="00000000">
      <w:pPr>
        <w:ind w:left="180" w:hangingChars="100" w:hanging="180"/>
        <w:rPr>
          <w:szCs w:val="21"/>
        </w:rPr>
      </w:pPr>
      <w:r>
        <w:rPr>
          <w:rFonts w:hint="eastAsia"/>
          <w:sz w:val="18"/>
          <w:szCs w:val="18"/>
        </w:rPr>
        <w:t xml:space="preserve">5. </w:t>
      </w:r>
      <w:r>
        <w:rPr>
          <w:sz w:val="18"/>
          <w:szCs w:val="18"/>
        </w:rPr>
        <w:t>Institute of Geophysics, China Earthquake Administration, Beijing 100081, China</w:t>
      </w:r>
      <w:r>
        <w:rPr>
          <w:rFonts w:hint="eastAsia"/>
          <w:sz w:val="18"/>
          <w:szCs w:val="18"/>
        </w:rPr>
        <w:t>.</w:t>
      </w:r>
    </w:p>
    <w:p w14:paraId="74B69238" w14:textId="77777777" w:rsidR="009911DF" w:rsidRDefault="009911DF">
      <w:pPr>
        <w:rPr>
          <w:sz w:val="24"/>
          <w:szCs w:val="28"/>
        </w:rPr>
      </w:pPr>
    </w:p>
    <w:p w14:paraId="1B1463E9" w14:textId="77777777" w:rsidR="009911DF" w:rsidRDefault="009911DF">
      <w:pPr>
        <w:rPr>
          <w:sz w:val="24"/>
          <w:szCs w:val="28"/>
        </w:rPr>
      </w:pPr>
    </w:p>
    <w:p w14:paraId="784994F8" w14:textId="77777777" w:rsidR="009911DF" w:rsidRDefault="009911DF">
      <w:pPr>
        <w:rPr>
          <w:sz w:val="24"/>
          <w:szCs w:val="28"/>
        </w:rPr>
      </w:pPr>
    </w:p>
    <w:p w14:paraId="39E4D831" w14:textId="77777777" w:rsidR="009911DF" w:rsidRDefault="00000000">
      <w:pPr>
        <w:widowControl/>
        <w:spacing w:line="240" w:lineRule="auto"/>
        <w:jc w:val="left"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1B46B16F" w14:textId="77777777" w:rsidR="009911DF" w:rsidRDefault="00000000">
      <w:pPr>
        <w:pStyle w:val="2"/>
        <w:numPr>
          <w:ilvl w:val="0"/>
          <w:numId w:val="0"/>
        </w:numPr>
        <w:ind w:left="440" w:hanging="440"/>
      </w:pPr>
      <w:r>
        <w:rPr>
          <w:rFonts w:hint="eastAsia"/>
        </w:rPr>
        <w:lastRenderedPageBreak/>
        <w:t xml:space="preserve">Function to calculate site coefficient using specific 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</w:p>
    <w:p w14:paraId="0211BCCE" w14:textId="65805C83" w:rsidR="009911DF" w:rsidRDefault="00000000">
      <w:pPr>
        <w:rPr>
          <w:szCs w:val="20"/>
        </w:rPr>
      </w:pPr>
      <w:r>
        <w:rPr>
          <w:szCs w:val="20"/>
        </w:rPr>
        <w:t>The function</w:t>
      </w:r>
      <w:r>
        <w:rPr>
          <w:rFonts w:hint="eastAsia"/>
          <w:szCs w:val="20"/>
        </w:rPr>
        <w:t xml:space="preserve"> to</w:t>
      </w:r>
      <w:r w:rsidR="00E13BD4">
        <w:rPr>
          <w:rFonts w:hint="eastAsia"/>
          <w:szCs w:val="20"/>
        </w:rPr>
        <w:t xml:space="preserve"> derive</w:t>
      </w:r>
      <w:r w:rsidR="00E331BA">
        <w:rPr>
          <w:rFonts w:hint="eastAsia"/>
          <w:szCs w:val="20"/>
        </w:rPr>
        <w:t xml:space="preserve"> linear</w:t>
      </w:r>
      <w:r>
        <w:rPr>
          <w:rFonts w:hint="eastAsia"/>
          <w:szCs w:val="20"/>
        </w:rPr>
        <w:t xml:space="preserve"> site coefficients </w:t>
      </w:r>
      <w:r w:rsidR="00E13BD4">
        <w:rPr>
          <w:rFonts w:hint="eastAsia"/>
          <w:szCs w:val="20"/>
        </w:rPr>
        <w:t xml:space="preserve">for sites using </w:t>
      </w:r>
      <w:r w:rsidR="00E13BD4" w:rsidRPr="00E13BD4">
        <w:rPr>
          <w:szCs w:val="20"/>
        </w:rPr>
        <w:t>specific</w:t>
      </w:r>
      <w:r>
        <w:rPr>
          <w:rFonts w:hint="eastAsia"/>
          <w:szCs w:val="20"/>
        </w:rPr>
        <w:t xml:space="preserve"> </w:t>
      </w:r>
      <w:r>
        <w:rPr>
          <w:rFonts w:hint="eastAsia"/>
          <w:i/>
          <w:iCs/>
          <w:szCs w:val="20"/>
        </w:rPr>
        <w:t>V</w:t>
      </w:r>
      <w:r>
        <w:rPr>
          <w:rFonts w:hint="eastAsia"/>
          <w:szCs w:val="20"/>
          <w:vertAlign w:val="subscript"/>
        </w:rPr>
        <w:t>S30</w:t>
      </w:r>
      <w:r>
        <w:rPr>
          <w:rFonts w:hint="eastAsia"/>
          <w:szCs w:val="20"/>
        </w:rPr>
        <w:t xml:space="preserve"> </w:t>
      </w:r>
      <w:r w:rsidR="00E13BD4">
        <w:rPr>
          <w:rFonts w:hint="eastAsia"/>
          <w:szCs w:val="20"/>
        </w:rPr>
        <w:t xml:space="preserve">values by extrapolating or interpolating the site-class-based site coefficients </w:t>
      </w:r>
      <w:r>
        <w:rPr>
          <w:rFonts w:hint="eastAsia"/>
          <w:szCs w:val="20"/>
        </w:rPr>
        <w:t>is as follow</w:t>
      </w:r>
      <w:r>
        <w:rPr>
          <w:szCs w:val="20"/>
        </w:rPr>
        <w:t>,</w:t>
      </w:r>
    </w:p>
    <w:p w14:paraId="7D84D744" w14:textId="32A3F49D" w:rsidR="009911DF" w:rsidRDefault="00000000">
      <w:pPr>
        <w:pStyle w:val="af1"/>
        <w:rPr>
          <w:szCs w:val="20"/>
        </w:rPr>
      </w:pPr>
      <m:oMath>
        <m:func>
          <m:funcPr>
            <m:ctrlPr>
              <w:ins w:id="1" w:author="ruibin hou" w:date="2026-02-23T15:56:00Z" w16du:dateUtc="2026-02-23T07:56:00Z">
                <w:rPr>
                  <w:szCs w:val="20"/>
                </w:rPr>
              </w:ins>
            </m:ctrlPr>
          </m:funcPr>
          <m:fName>
            <m:r>
              <m:rPr>
                <m:sty m:val="p"/>
              </m:rPr>
              <w:rPr>
                <w:szCs w:val="20"/>
              </w:rPr>
              <m:t>ln</m:t>
            </m:r>
          </m:fName>
          <m:e>
            <m:d>
              <m:dPr>
                <m:ctrlPr>
                  <w:ins w:id="2" w:author="ruibin hou" w:date="2026-02-23T15:56:00Z" w16du:dateUtc="2026-02-23T07:56:00Z">
                    <w:rPr>
                      <w:szCs w:val="20"/>
                    </w:rPr>
                  </w:ins>
                </m:ctrlPr>
              </m:dPr>
              <m:e>
                <m:sSub>
                  <m:sSubPr>
                    <m:ctrlPr>
                      <w:ins w:id="3" w:author="ruibin hou" w:date="2026-02-23T15:56:00Z" w16du:dateUtc="2026-02-23T07:56:00Z">
                        <w:rPr>
                          <w:szCs w:val="20"/>
                        </w:rPr>
                      </w:ins>
                    </m:ctrlPr>
                  </m:sSubPr>
                  <m:e>
                    <m:r>
                      <w:rPr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szCs w:val="20"/>
                      </w:rPr>
                      <m:t>Nmax</m:t>
                    </m:r>
                  </m:sub>
                </m:sSub>
                <m:r>
                  <w:rPr>
                    <w:szCs w:val="20"/>
                  </w:rPr>
                  <m:t>(</m:t>
                </m:r>
                <m:sSub>
                  <m:sSubPr>
                    <m:ctrlPr>
                      <w:ins w:id="4" w:author="ruibin hou" w:date="2026-02-23T15:56:00Z" w16du:dateUtc="2026-02-23T07:56:00Z">
                        <w:rPr>
                          <w:i/>
                          <w:szCs w:val="20"/>
                        </w:rPr>
                      </w:ins>
                    </m:ctrlPr>
                  </m:sSubPr>
                  <m:e>
                    <m:r>
                      <w:rPr>
                        <w:szCs w:val="2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szCs w:val="20"/>
                      </w:rPr>
                      <m:t>S</m:t>
                    </m:r>
                    <m:r>
                      <w:rPr>
                        <w:szCs w:val="20"/>
                      </w:rPr>
                      <m:t>30</m:t>
                    </m:r>
                  </m:sub>
                </m:sSub>
                <m:r>
                  <w:rPr>
                    <w:szCs w:val="20"/>
                  </w:rPr>
                  <m:t>)</m:t>
                </m:r>
              </m:e>
            </m:d>
          </m:e>
        </m:func>
        <m:r>
          <m:rPr>
            <m:sty m:val="p"/>
          </m:rPr>
          <w:rPr>
            <w:szCs w:val="20"/>
          </w:rPr>
          <m:t>=</m:t>
        </m:r>
        <m:d>
          <m:dPr>
            <m:begChr m:val="{"/>
            <m:endChr m:val=""/>
            <m:ctrlPr>
              <w:ins w:id="5" w:author="ruibin hou" w:date="2026-02-23T15:56:00Z" w16du:dateUtc="2026-02-23T07:56:00Z">
                <w:rPr>
                  <w:szCs w:val="20"/>
                </w:rPr>
              </w:ins>
            </m:ctrlPr>
          </m:dPr>
          <m:e>
            <m:eqArr>
              <m:eqArrPr>
                <m:ctrlPr>
                  <w:ins w:id="6" w:author="ruibin hou" w:date="2026-02-23T15:56:00Z" w16du:dateUtc="2026-02-23T07:56:00Z">
                    <w:rPr>
                      <w:i/>
                      <w:szCs w:val="20"/>
                    </w:rPr>
                  </w:ins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ins w:id="7" w:author="ruibin hou" w:date="2026-02-23T15:56:00Z" w16du:dateUtc="2026-02-23T07:56:00Z">
                        <w:rPr>
                          <w:szCs w:val="20"/>
                        </w:rPr>
                      </w:ins>
                    </m:ctrlPr>
                  </m:mPr>
                  <m:mr>
                    <m:e>
                      <m:sSub>
                        <m:sSubPr>
                          <m:ctrlPr>
                            <w:ins w:id="8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>+ln</m:t>
                      </m:r>
                      <m:d>
                        <m:dPr>
                          <m:ctrlPr>
                            <w:ins w:id="9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dPr>
                        <m:e>
                          <m:f>
                            <m:fPr>
                              <m:ctrlPr>
                                <w:ins w:id="10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ins w:id="11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Cs w:val="20"/>
                                    </w:rPr>
                                    <m:t>S</m:t>
                                  </m:r>
                                  <m:r>
                                    <w:rPr>
                                      <w:szCs w:val="20"/>
                                    </w:rPr>
                                    <m:t>30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ins w:id="12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szCs w:val="20"/>
                        </w:rPr>
                        <m:t>∙</m:t>
                      </m:r>
                      <m:f>
                        <m:fPr>
                          <m:type m:val="lin"/>
                          <m:ctrlPr>
                            <w:ins w:id="13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fPr>
                        <m:num>
                          <m:d>
                            <m:dPr>
                              <m:ctrlPr>
                                <w:ins w:id="14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ins w:id="15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szCs w:val="20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ins w:id="16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ln</m:t>
                          </m:r>
                          <m:d>
                            <m:dPr>
                              <m:ctrlPr>
                                <w:ins w:id="17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f>
                                <m:fPr>
                                  <m:ctrlPr>
                                    <w:ins w:id="18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ins w:id="19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4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ins w:id="20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den>
                      </m:f>
                      <m:r>
                        <w:rPr>
                          <w:szCs w:val="20"/>
                        </w:rPr>
                        <m:t xml:space="preserve"> </m:t>
                      </m:r>
                      <w:bookmarkStart w:id="21" w:name="OLE_LINK4"/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 xml:space="preserve">        if  </m:t>
                      </m:r>
                      <m:r>
                        <w:rPr>
                          <w:szCs w:val="20"/>
                        </w:rPr>
                        <m:t xml:space="preserve"> </m:t>
                      </m:r>
                      <m:sSub>
                        <m:sSubPr>
                          <m:ctrlPr>
                            <w:ins w:id="22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S</m:t>
                          </m:r>
                          <m:r>
                            <w:rPr>
                              <w:szCs w:val="20"/>
                            </w:rPr>
                            <m:t>30</m:t>
                          </m:r>
                        </m:sub>
                      </m:sSub>
                      <m:r>
                        <w:rPr>
                          <w:szCs w:val="20"/>
                        </w:rPr>
                        <m:t>≤</m:t>
                      </m:r>
                      <m:sSub>
                        <m:sSubPr>
                          <m:ctrlPr>
                            <w:ins w:id="23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3</m:t>
                          </m:r>
                        </m:sub>
                      </m:sSub>
                      <w:bookmarkEnd w:id="21"/>
                    </m:e>
                  </m:mr>
                  <m:mr>
                    <m:e>
                      <m:sSub>
                        <m:sSubPr>
                          <m:ctrlPr>
                            <w:ins w:id="24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>+ln</m:t>
                      </m:r>
                      <m:d>
                        <m:dPr>
                          <m:ctrlPr>
                            <w:ins w:id="25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dPr>
                        <m:e>
                          <m:f>
                            <m:fPr>
                              <m:ctrlPr>
                                <w:ins w:id="26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ins w:id="27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Cs w:val="20"/>
                                    </w:rPr>
                                    <m:t>S</m:t>
                                  </m:r>
                                  <m:r>
                                    <w:rPr>
                                      <w:szCs w:val="20"/>
                                    </w:rPr>
                                    <m:t>30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ins w:id="28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szCs w:val="20"/>
                        </w:rPr>
                        <m:t>∙</m:t>
                      </m:r>
                      <m:f>
                        <m:fPr>
                          <m:type m:val="lin"/>
                          <m:ctrlPr>
                            <w:ins w:id="29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fPr>
                        <m:num>
                          <m:d>
                            <m:dPr>
                              <m:ctrlPr>
                                <w:ins w:id="30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ins w:id="31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szCs w:val="20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ins w:id="32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ln</m:t>
                          </m:r>
                          <m:d>
                            <m:dPr>
                              <m:ctrlPr>
                                <w:ins w:id="33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f>
                                <m:fPr>
                                  <m:ctrlPr>
                                    <w:ins w:id="34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ins w:id="35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ins w:id="36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den>
                      </m:f>
                      <m:r>
                        <w:rPr>
                          <w:szCs w:val="20"/>
                        </w:rPr>
                        <m:t xml:space="preserve">         </m:t>
                      </m:r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 xml:space="preserve">if </m:t>
                      </m:r>
                      <m:sSub>
                        <m:sSubPr>
                          <m:ctrlPr>
                            <w:ins w:id="37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w:rPr>
                          <w:szCs w:val="20"/>
                        </w:rPr>
                        <m:t>&lt;</m:t>
                      </m:r>
                      <m:sSub>
                        <m:sSubPr>
                          <m:ctrlPr>
                            <w:ins w:id="38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S</m:t>
                          </m:r>
                          <m:r>
                            <w:rPr>
                              <w:szCs w:val="20"/>
                            </w:rPr>
                            <m:t>30</m:t>
                          </m:r>
                        </m:sub>
                      </m:sSub>
                      <m:r>
                        <w:rPr>
                          <w:szCs w:val="20"/>
                        </w:rPr>
                        <m:t>≤</m:t>
                      </m:r>
                      <m:sSub>
                        <m:sSubPr>
                          <m:ctrlPr>
                            <w:ins w:id="39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2</m:t>
                          </m:r>
                        </m:sub>
                      </m:sSub>
                    </m:e>
                  </m:mr>
                </m:m>
                <m:ctrlPr>
                  <w:ins w:id="40" w:author="ruibin hou" w:date="2026-02-23T15:56:00Z" w16du:dateUtc="2026-02-23T07:56:00Z">
                    <w:rPr>
                      <w:rFonts w:eastAsia="Cambria Math" w:cs="Cambria Math"/>
                      <w:i/>
                      <w:szCs w:val="20"/>
                    </w:rPr>
                  </w:ins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ins w:id="41" w:author="ruibin hou" w:date="2026-02-23T15:56:00Z" w16du:dateUtc="2026-02-23T07:56:00Z">
                        <w:rPr>
                          <w:i/>
                          <w:szCs w:val="20"/>
                        </w:rPr>
                      </w:ins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>0+ln</m:t>
                      </m:r>
                      <m:d>
                        <m:dPr>
                          <m:ctrlPr>
                            <w:ins w:id="42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dPr>
                        <m:e>
                          <m:f>
                            <m:fPr>
                              <m:ctrlPr>
                                <w:ins w:id="43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ins w:id="44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Cs w:val="20"/>
                                    </w:rPr>
                                    <m:t>S</m:t>
                                  </m:r>
                                  <m:r>
                                    <w:rPr>
                                      <w:szCs w:val="20"/>
                                    </w:rPr>
                                    <m:t>30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ins w:id="45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szCs w:val="20"/>
                        </w:rPr>
                        <m:t>∙</m:t>
                      </m:r>
                      <m:f>
                        <m:fPr>
                          <m:type m:val="lin"/>
                          <m:ctrlPr>
                            <w:ins w:id="46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fPr>
                        <m:num>
                          <m:d>
                            <m:dPr>
                              <m:ctrlPr>
                                <w:ins w:id="47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ins w:id="48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szCs w:val="20"/>
                                </w:rPr>
                                <m:t>-0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ln</m:t>
                          </m:r>
                          <m:d>
                            <m:dPr>
                              <m:ctrlPr>
                                <w:ins w:id="49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f>
                                <m:fPr>
                                  <m:ctrlPr>
                                    <w:ins w:id="50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ins w:id="51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ins w:id="52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den>
                      </m:f>
                      <m:r>
                        <w:rPr>
                          <w:szCs w:val="20"/>
                        </w:rPr>
                        <m:t xml:space="preserve">            </m:t>
                      </m:r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 xml:space="preserve">if </m:t>
                      </m:r>
                      <m:sSub>
                        <m:sSubPr>
                          <m:ctrlPr>
                            <w:ins w:id="53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szCs w:val="20"/>
                        </w:rPr>
                        <m:t>&lt;</m:t>
                      </m:r>
                      <m:sSub>
                        <m:sSubPr>
                          <m:ctrlPr>
                            <w:ins w:id="54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S</m:t>
                          </m:r>
                          <m:r>
                            <w:rPr>
                              <w:szCs w:val="20"/>
                            </w:rPr>
                            <m:t>30</m:t>
                          </m:r>
                        </m:sub>
                      </m:sSub>
                      <m:r>
                        <w:rPr>
                          <w:szCs w:val="20"/>
                        </w:rPr>
                        <m:t>≤</m:t>
                      </m:r>
                      <m:sSub>
                        <m:sSubPr>
                          <m:ctrlPr>
                            <w:ins w:id="55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0</m:t>
                          </m:r>
                        </m:sub>
                      </m:sSub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>0+ln</m:t>
                      </m:r>
                      <m:d>
                        <m:dPr>
                          <m:ctrlPr>
                            <w:ins w:id="56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dPr>
                        <m:e>
                          <m:f>
                            <m:fPr>
                              <m:ctrlPr>
                                <w:ins w:id="57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ins w:id="58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ins w:id="59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szCs w:val="20"/>
                        </w:rPr>
                        <m:t>∙</m:t>
                      </m:r>
                      <m:f>
                        <m:fPr>
                          <m:type m:val="lin"/>
                          <m:ctrlPr>
                            <w:ins w:id="60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fPr>
                        <m:num>
                          <m:d>
                            <m:dPr>
                              <m:ctrlPr>
                                <w:ins w:id="61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ins w:id="62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szCs w:val="20"/>
                                </w:rPr>
                                <m:t>-0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ln</m:t>
                          </m:r>
                          <m:d>
                            <m:dPr>
                              <m:ctrlPr>
                                <w:ins w:id="63" w:author="ruibin hou" w:date="2026-02-23T15:56:00Z" w16du:dateUtc="2026-02-23T07:56:00Z">
                                  <w:rPr>
                                    <w:i/>
                                    <w:szCs w:val="20"/>
                                  </w:rPr>
                                </w:ins>
                              </m:ctrlPr>
                            </m:dPr>
                            <m:e>
                              <m:f>
                                <m:fPr>
                                  <m:ctrlPr>
                                    <w:ins w:id="64" w:author="ruibin hou" w:date="2026-02-23T15:56:00Z" w16du:dateUtc="2026-02-23T07:56:00Z">
                                      <w:rPr>
                                        <w:i/>
                                        <w:szCs w:val="20"/>
                                      </w:rPr>
                                    </w:ins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ins w:id="65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ins w:id="66" w:author="ruibin hou" w:date="2026-02-23T15:56:00Z" w16du:dateUtc="2026-02-23T07:56:00Z">
                                          <w:rPr>
                                            <w:i/>
                                            <w:szCs w:val="20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szCs w:val="2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den>
                      </m:f>
                      <m:r>
                        <w:rPr>
                          <w:szCs w:val="20"/>
                        </w:rPr>
                        <m:t xml:space="preserve">                </m:t>
                      </m:r>
                      <m:r>
                        <m:rPr>
                          <m:sty m:val="p"/>
                        </m:rPr>
                        <w:rPr>
                          <w:szCs w:val="20"/>
                        </w:rPr>
                        <m:t>if</m:t>
                      </m:r>
                      <m:r>
                        <w:rPr>
                          <w:szCs w:val="20"/>
                        </w:rPr>
                        <m:t xml:space="preserve"> </m:t>
                      </m:r>
                      <m:sSub>
                        <m:sSubPr>
                          <m:ctrlPr>
                            <w:ins w:id="67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szCs w:val="20"/>
                            </w:rPr>
                            <m:t>S</m:t>
                          </m:r>
                          <m:r>
                            <w:rPr>
                              <w:szCs w:val="20"/>
                            </w:rPr>
                            <m:t>30</m:t>
                          </m:r>
                        </m:sub>
                      </m:sSub>
                      <m:r>
                        <w:rPr>
                          <w:szCs w:val="20"/>
                        </w:rPr>
                        <m:t>&gt;</m:t>
                      </m:r>
                      <m:sSub>
                        <m:sSubPr>
                          <m:ctrlPr>
                            <w:ins w:id="68" w:author="ruibin hou" w:date="2026-02-23T15:56:00Z" w16du:dateUtc="2026-02-23T07:56:00Z">
                              <w:rPr>
                                <w:i/>
                                <w:szCs w:val="20"/>
                              </w:rPr>
                            </w:ins>
                          </m:ctrlPr>
                        </m:sSubPr>
                        <m:e>
                          <m:r>
                            <w:rPr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szCs w:val="20"/>
                            </w:rPr>
                            <m:t>0</m:t>
                          </m:r>
                        </m:sub>
                      </m:sSub>
                    </m:e>
                  </m:mr>
                </m:m>
              </m:e>
            </m:eqArr>
          </m:e>
        </m:d>
      </m:oMath>
      <w:r>
        <w:rPr>
          <w:rFonts w:hint="eastAsia"/>
          <w:szCs w:val="20"/>
        </w:rPr>
        <w:t xml:space="preserve">                    (S1)</w:t>
      </w:r>
    </w:p>
    <w:p w14:paraId="6C4340E4" w14:textId="02BF3B1A" w:rsidR="009911DF" w:rsidRDefault="00000000">
      <w:pPr>
        <w:rPr>
          <w:rFonts w:hint="eastAsia"/>
        </w:rPr>
      </w:pPr>
      <w:r>
        <w:rPr>
          <w:szCs w:val="20"/>
        </w:rPr>
        <w:t xml:space="preserve">in which </w:t>
      </w:r>
      <w:bookmarkStart w:id="69" w:name="OLE_LINK2"/>
      <w:r>
        <w:rPr>
          <w:rFonts w:hint="eastAsia"/>
          <w:i/>
          <w:szCs w:val="20"/>
        </w:rPr>
        <w:t>S</w:t>
      </w:r>
      <w:r>
        <w:rPr>
          <w:rFonts w:hint="eastAsia"/>
          <w:iCs/>
          <w:szCs w:val="20"/>
          <w:vertAlign w:val="subscript"/>
        </w:rPr>
        <w:t>2</w:t>
      </w:r>
      <w:r>
        <w:rPr>
          <w:rFonts w:hint="eastAsia"/>
          <w:szCs w:val="20"/>
        </w:rPr>
        <w:t xml:space="preserve">, </w:t>
      </w:r>
      <w:r>
        <w:rPr>
          <w:rFonts w:hint="eastAsia"/>
          <w:i/>
          <w:szCs w:val="20"/>
        </w:rPr>
        <w:t>S</w:t>
      </w:r>
      <w:r>
        <w:rPr>
          <w:rFonts w:hint="eastAsia"/>
          <w:iCs/>
          <w:szCs w:val="20"/>
          <w:vertAlign w:val="subscript"/>
        </w:rPr>
        <w:t>3</w:t>
      </w:r>
      <w:r>
        <w:rPr>
          <w:rFonts w:hint="eastAsia"/>
          <w:szCs w:val="20"/>
        </w:rPr>
        <w:t xml:space="preserve">, </w:t>
      </w:r>
      <w:r>
        <w:rPr>
          <w:rFonts w:hint="eastAsia"/>
          <w:i/>
          <w:szCs w:val="20"/>
        </w:rPr>
        <w:t>S</w:t>
      </w:r>
      <w:r>
        <w:rPr>
          <w:rFonts w:hint="eastAsia"/>
          <w:iCs/>
          <w:szCs w:val="20"/>
          <w:vertAlign w:val="subscript"/>
        </w:rPr>
        <w:t>4</w:t>
      </w:r>
      <w:r>
        <w:rPr>
          <w:rFonts w:hint="eastAsia"/>
          <w:szCs w:val="20"/>
        </w:rPr>
        <w:t xml:space="preserve"> are site</w:t>
      </w:r>
      <w:bookmarkEnd w:id="69"/>
      <w:r>
        <w:rPr>
          <w:rFonts w:hint="eastAsia"/>
          <w:szCs w:val="20"/>
        </w:rPr>
        <w:t xml:space="preserve"> coefficients for SC II, III, IV sites,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respectively.</w:t>
      </w:r>
      <w:r>
        <w:rPr>
          <w:rFonts w:hint="eastAsia"/>
          <w:iCs/>
          <w:szCs w:val="20"/>
        </w:rPr>
        <w:t xml:space="preserve"> Symbols </w:t>
      </w:r>
      <w:r>
        <w:rPr>
          <w:rFonts w:hint="eastAsia"/>
          <w:i/>
          <w:szCs w:val="20"/>
        </w:rPr>
        <w:t>V</w:t>
      </w:r>
      <w:r>
        <w:rPr>
          <w:rFonts w:hint="eastAsia"/>
          <w:iCs/>
          <w:szCs w:val="20"/>
          <w:vertAlign w:val="subscript"/>
        </w:rPr>
        <w:t>1</w:t>
      </w:r>
      <w:r>
        <w:rPr>
          <w:rFonts w:hint="eastAsia"/>
          <w:szCs w:val="20"/>
        </w:rPr>
        <w:t xml:space="preserve">, </w:t>
      </w:r>
      <w:r>
        <w:rPr>
          <w:rFonts w:hint="eastAsia"/>
          <w:i/>
          <w:szCs w:val="20"/>
        </w:rPr>
        <w:t>V</w:t>
      </w:r>
      <w:r>
        <w:rPr>
          <w:rFonts w:hint="eastAsia"/>
          <w:iCs/>
          <w:szCs w:val="20"/>
          <w:vertAlign w:val="subscript"/>
        </w:rPr>
        <w:t>2</w:t>
      </w:r>
      <w:r>
        <w:rPr>
          <w:rFonts w:hint="eastAsia"/>
          <w:szCs w:val="20"/>
        </w:rPr>
        <w:t xml:space="preserve">, </w:t>
      </w:r>
      <w:r>
        <w:rPr>
          <w:rFonts w:hint="eastAsia"/>
          <w:i/>
          <w:szCs w:val="20"/>
        </w:rPr>
        <w:t>V</w:t>
      </w:r>
      <w:r>
        <w:rPr>
          <w:rFonts w:hint="eastAsia"/>
          <w:iCs/>
          <w:szCs w:val="20"/>
          <w:vertAlign w:val="subscript"/>
        </w:rPr>
        <w:t>3</w:t>
      </w:r>
      <w:r>
        <w:rPr>
          <w:rFonts w:hint="eastAsia"/>
          <w:szCs w:val="20"/>
        </w:rPr>
        <w:t xml:space="preserve">, </w:t>
      </w:r>
      <w:r>
        <w:rPr>
          <w:rFonts w:hint="eastAsia"/>
          <w:i/>
          <w:szCs w:val="20"/>
        </w:rPr>
        <w:t>V</w:t>
      </w:r>
      <w:r>
        <w:rPr>
          <w:rFonts w:hint="eastAsia"/>
          <w:iCs/>
          <w:szCs w:val="20"/>
          <w:vertAlign w:val="subscript"/>
        </w:rPr>
        <w:t>4</w:t>
      </w:r>
      <w:r>
        <w:rPr>
          <w:rFonts w:hint="eastAsia"/>
          <w:szCs w:val="20"/>
        </w:rPr>
        <w:t xml:space="preserve"> are the mean </w:t>
      </w:r>
      <w:r>
        <w:rPr>
          <w:rFonts w:hint="eastAsia"/>
          <w:i/>
          <w:iCs/>
          <w:szCs w:val="20"/>
        </w:rPr>
        <w:t>V</w:t>
      </w:r>
      <w:r>
        <w:rPr>
          <w:rFonts w:hint="eastAsia"/>
          <w:szCs w:val="20"/>
          <w:vertAlign w:val="subscript"/>
        </w:rPr>
        <w:t>S30</w:t>
      </w:r>
      <w:r>
        <w:rPr>
          <w:rFonts w:hint="eastAsia"/>
          <w:szCs w:val="20"/>
        </w:rPr>
        <w:t xml:space="preserve"> for SC I, II, III, IV sites,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respectively, in our dataset. Their values are 784m/s, 505m/s, 300m/s, and 180m/s, respectively. </w:t>
      </w:r>
      <w:r>
        <w:rPr>
          <w:rFonts w:hint="eastAsia"/>
          <w:i/>
          <w:szCs w:val="20"/>
        </w:rPr>
        <w:t>V</w:t>
      </w:r>
      <w:r>
        <w:rPr>
          <w:rFonts w:hint="eastAsia"/>
          <w:iCs/>
          <w:szCs w:val="20"/>
          <w:vertAlign w:val="subscript"/>
        </w:rPr>
        <w:t>0</w:t>
      </w:r>
      <w:r>
        <w:rPr>
          <w:rFonts w:hint="eastAsia"/>
          <w:szCs w:val="20"/>
        </w:rPr>
        <w:t xml:space="preserve"> is the expected </w:t>
      </w:r>
      <w:r>
        <w:rPr>
          <w:rFonts w:hint="eastAsia"/>
          <w:i/>
          <w:iCs/>
          <w:szCs w:val="20"/>
        </w:rPr>
        <w:t>V</w:t>
      </w:r>
      <w:r>
        <w:rPr>
          <w:rFonts w:hint="eastAsia"/>
          <w:szCs w:val="20"/>
          <w:vertAlign w:val="subscript"/>
        </w:rPr>
        <w:t>S30</w:t>
      </w:r>
      <w:r>
        <w:rPr>
          <w:rFonts w:hint="eastAsia"/>
          <w:szCs w:val="20"/>
        </w:rPr>
        <w:t xml:space="preserve"> for bedrock site</w:t>
      </w:r>
      <w:r w:rsidR="00971A93">
        <w:rPr>
          <w:rFonts w:hint="eastAsia"/>
          <w:szCs w:val="20"/>
        </w:rPr>
        <w:t>s</w:t>
      </w:r>
      <w:r>
        <w:rPr>
          <w:rFonts w:hint="eastAsia"/>
          <w:szCs w:val="20"/>
        </w:rPr>
        <w:t xml:space="preserve"> with a value of 1100m/s.</w:t>
      </w:r>
      <w:r w:rsidR="007E3AFB">
        <w:rPr>
          <w:rFonts w:hint="eastAsia"/>
          <w:szCs w:val="20"/>
        </w:rPr>
        <w:t xml:space="preserve"> </w:t>
      </w:r>
      <w:r w:rsidR="00BD3E3F">
        <w:rPr>
          <w:rFonts w:hint="eastAsia"/>
          <w:szCs w:val="20"/>
        </w:rPr>
        <w:t xml:space="preserve">This method is illustrated in Figure S2 in this </w:t>
      </w:r>
      <w:r w:rsidR="00BD1CAB">
        <w:rPr>
          <w:rFonts w:hint="eastAsia"/>
          <w:szCs w:val="20"/>
        </w:rPr>
        <w:t xml:space="preserve">supplemental </w:t>
      </w:r>
      <w:r w:rsidR="00BD3E3F">
        <w:rPr>
          <w:rFonts w:hint="eastAsia"/>
          <w:szCs w:val="20"/>
        </w:rPr>
        <w:t>file.</w:t>
      </w:r>
      <w:r w:rsidR="005539AF">
        <w:rPr>
          <w:rFonts w:hint="eastAsia"/>
          <w:szCs w:val="20"/>
        </w:rPr>
        <w:t xml:space="preserve"> </w:t>
      </w:r>
      <w:r w:rsidR="005539AF">
        <w:rPr>
          <w:szCs w:val="20"/>
        </w:rPr>
        <w:t>F</w:t>
      </w:r>
      <w:r w:rsidR="005539AF">
        <w:rPr>
          <w:rFonts w:hint="eastAsia"/>
          <w:szCs w:val="20"/>
        </w:rPr>
        <w:t xml:space="preserve">or the nonlinear part, please interpolate and extrapolate the </w:t>
      </w:r>
      <w:r w:rsidR="005539AF" w:rsidRPr="005539AF">
        <w:rPr>
          <w:rFonts w:hint="eastAsia"/>
          <w:i/>
          <w:iCs/>
          <w:szCs w:val="20"/>
        </w:rPr>
        <w:t>C</w:t>
      </w:r>
      <w:r w:rsidR="005539AF" w:rsidRPr="005539AF">
        <w:rPr>
          <w:rFonts w:hint="eastAsia"/>
          <w:szCs w:val="20"/>
          <w:vertAlign w:val="subscript"/>
        </w:rPr>
        <w:t>A</w:t>
      </w:r>
      <w:r w:rsidR="005539AF">
        <w:rPr>
          <w:rFonts w:hint="eastAsia"/>
          <w:szCs w:val="20"/>
        </w:rPr>
        <w:t xml:space="preserve"> values and no positive </w:t>
      </w:r>
      <w:r w:rsidR="005539AF" w:rsidRPr="005539AF">
        <w:rPr>
          <w:rFonts w:hint="eastAsia"/>
          <w:i/>
          <w:iCs/>
          <w:szCs w:val="20"/>
        </w:rPr>
        <w:t>C</w:t>
      </w:r>
      <w:r w:rsidR="005539AF" w:rsidRPr="005539AF">
        <w:rPr>
          <w:rFonts w:hint="eastAsia"/>
          <w:szCs w:val="20"/>
          <w:vertAlign w:val="subscript"/>
        </w:rPr>
        <w:t>A</w:t>
      </w:r>
      <w:r w:rsidR="005539AF">
        <w:rPr>
          <w:rFonts w:hint="eastAsia"/>
          <w:szCs w:val="20"/>
        </w:rPr>
        <w:t xml:space="preserve"> </w:t>
      </w:r>
      <w:r w:rsidR="005539AF">
        <w:rPr>
          <w:rFonts w:hint="eastAsia"/>
          <w:szCs w:val="20"/>
        </w:rPr>
        <w:t>is allowed.</w:t>
      </w:r>
    </w:p>
    <w:p w14:paraId="6B1D5F0A" w14:textId="77777777" w:rsidR="009911DF" w:rsidRDefault="00000000">
      <w:pPr>
        <w:widowControl/>
        <w:spacing w:line="240" w:lineRule="auto"/>
        <w:jc w:val="left"/>
      </w:pPr>
      <w:r>
        <w:br w:type="page"/>
      </w:r>
    </w:p>
    <w:p w14:paraId="7CE0AA38" w14:textId="470950CF" w:rsidR="00D44698" w:rsidRDefault="00B82E6A">
      <w:pPr>
        <w:pStyle w:val="Figure"/>
        <w:spacing w:before="312"/>
      </w:pPr>
      <w:r w:rsidRPr="00B82E6A">
        <w:rPr>
          <w:noProof/>
        </w:rPr>
        <w:lastRenderedPageBreak/>
        <w:drawing>
          <wp:inline distT="0" distB="0" distL="0" distR="0" wp14:anchorId="7290751E" wp14:editId="2EB07EE4">
            <wp:extent cx="6188710" cy="1877695"/>
            <wp:effectExtent l="0" t="0" r="2540" b="8255"/>
            <wp:docPr id="112076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BF46" w14:textId="144FA00E" w:rsidR="00D44698" w:rsidRDefault="00D44698" w:rsidP="00D44698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S1</w:t>
      </w:r>
      <w:r>
        <w:tab/>
      </w:r>
      <w:r w:rsidR="006F494F">
        <w:rPr>
          <w:rFonts w:hint="eastAsia"/>
        </w:rPr>
        <w:t xml:space="preserve">(a) </w:t>
      </w:r>
      <w:r w:rsidR="006F494F" w:rsidRPr="006F494F">
        <w:t>Distribution of records as a function of moment magnitude and</w:t>
      </w:r>
      <w:r w:rsidR="006F494F">
        <w:rPr>
          <w:rFonts w:hint="eastAsia"/>
        </w:rPr>
        <w:t xml:space="preserve"> PGA and (b)</w:t>
      </w:r>
      <w:r w:rsidR="006F494F" w:rsidRPr="006F494F">
        <w:t xml:space="preserve"> </w:t>
      </w:r>
      <w:r w:rsidR="006F494F">
        <w:rPr>
          <w:rFonts w:hint="eastAsia"/>
        </w:rPr>
        <w:t xml:space="preserve">the attenuation of PGA versus </w:t>
      </w:r>
      <w:r w:rsidR="006F494F" w:rsidRPr="006F494F">
        <w:t>source distance</w:t>
      </w:r>
      <w:r w:rsidR="006F494F">
        <w:rPr>
          <w:rFonts w:hint="eastAsia"/>
        </w:rPr>
        <w:t xml:space="preserve"> for records in our dataset.</w:t>
      </w:r>
    </w:p>
    <w:p w14:paraId="60D3F858" w14:textId="0CB910E6" w:rsidR="009911DF" w:rsidRDefault="00A94863">
      <w:pPr>
        <w:pStyle w:val="Figure"/>
        <w:spacing w:before="312"/>
      </w:pPr>
      <w:r w:rsidRPr="00A94863">
        <w:rPr>
          <w:noProof/>
        </w:rPr>
        <w:drawing>
          <wp:inline distT="0" distB="0" distL="0" distR="0" wp14:anchorId="1DF17404" wp14:editId="524AEB8E">
            <wp:extent cx="3290400" cy="1972800"/>
            <wp:effectExtent l="0" t="0" r="5715" b="8890"/>
            <wp:docPr id="237599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400" cy="19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2F98" w14:textId="1F23A8A5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2</w:t>
      </w:r>
      <w:r>
        <w:tab/>
      </w:r>
      <w:r>
        <w:rPr>
          <w:rFonts w:hint="eastAsia"/>
        </w:rPr>
        <w:t>Illustration for the</w:t>
      </w:r>
      <w:r>
        <w:t xml:space="preserve"> interpolation–extrapolation scheme</w:t>
      </w:r>
      <w:r>
        <w:rPr>
          <w:rFonts w:hint="eastAsia"/>
        </w:rPr>
        <w:t xml:space="preserve"> to derive a 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site response term using site-classed based site coefficients.</w:t>
      </w:r>
    </w:p>
    <w:p w14:paraId="5F8DBC13" w14:textId="77777777" w:rsidR="009911DF" w:rsidRDefault="00000000">
      <w:pPr>
        <w:pStyle w:val="Figure"/>
        <w:spacing w:before="312"/>
      </w:pPr>
      <w:r>
        <w:rPr>
          <w:noProof/>
        </w:rPr>
        <w:drawing>
          <wp:inline distT="0" distB="0" distL="0" distR="0" wp14:anchorId="19EEB62A" wp14:editId="75CF2772">
            <wp:extent cx="3214370" cy="1854200"/>
            <wp:effectExtent l="0" t="0" r="5080" b="0"/>
            <wp:docPr id="423550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0167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7456" cy="186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0748" w14:textId="680A96A5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3</w:t>
      </w:r>
      <w:r>
        <w:tab/>
      </w:r>
      <w:r>
        <w:rPr>
          <w:rFonts w:hint="eastAsia"/>
        </w:rPr>
        <w:t xml:space="preserve">Comparison of parameter </w:t>
      </w:r>
      <w:r>
        <w:rPr>
          <w:rFonts w:hint="eastAsia"/>
          <w:i/>
          <w:iCs/>
        </w:rPr>
        <w:t>A</w:t>
      </w:r>
      <w:r>
        <w:rPr>
          <w:rFonts w:hint="eastAsia"/>
          <w:vertAlign w:val="subscript"/>
        </w:rPr>
        <w:t>mSCI</w:t>
      </w:r>
      <w:r>
        <w:rPr>
          <w:rFonts w:hint="eastAsia"/>
        </w:rPr>
        <w:t xml:space="preserve"> between the model in this study and that in Japan.</w:t>
      </w:r>
    </w:p>
    <w:p w14:paraId="33A541F4" w14:textId="77777777" w:rsidR="009911DF" w:rsidRDefault="00000000">
      <w:pPr>
        <w:pStyle w:val="Figure"/>
        <w:spacing w:before="312"/>
      </w:pPr>
      <w:r>
        <w:rPr>
          <w:noProof/>
        </w:rPr>
        <w:lastRenderedPageBreak/>
        <w:drawing>
          <wp:inline distT="0" distB="0" distL="0" distR="0" wp14:anchorId="2729377A" wp14:editId="73420EEC">
            <wp:extent cx="6010275" cy="2771140"/>
            <wp:effectExtent l="0" t="0" r="0" b="0"/>
            <wp:docPr id="9433217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1782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084" cy="27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FD96" w14:textId="391C5B06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4</w:t>
      </w:r>
      <w:r>
        <w:tab/>
      </w:r>
      <w:r>
        <w:rPr>
          <w:rFonts w:hint="eastAsia"/>
        </w:rPr>
        <w:t>Comparison of the average shear-wave velocity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) profiles in Sichuan and Yunnan provinces to those in Japan, California, Taiwan, for three groups of sites with 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centering at (a) 270m/s, (b) 400m/s, and (c) 540m/s. The 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 profiles in Sichuan-Yunnan are calculated using Xie et al. (2022) and those in Japan, California, Taiwan are from Kamai et al. (2016) study.</w:t>
      </w:r>
    </w:p>
    <w:p w14:paraId="5D105C6D" w14:textId="77777777" w:rsidR="009911DF" w:rsidRDefault="00000000">
      <w:pPr>
        <w:pStyle w:val="Figure"/>
        <w:spacing w:before="312"/>
      </w:pPr>
      <w:r>
        <w:rPr>
          <w:noProof/>
        </w:rPr>
        <w:lastRenderedPageBreak/>
        <w:drawing>
          <wp:inline distT="0" distB="0" distL="0" distR="0" wp14:anchorId="48435823" wp14:editId="5A991FD7">
            <wp:extent cx="6188710" cy="7586345"/>
            <wp:effectExtent l="0" t="0" r="2540" b="0"/>
            <wp:docPr id="43341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620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58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A1E1" w14:textId="68583102" w:rsidR="009911DF" w:rsidRDefault="00000000">
      <w:pPr>
        <w:pStyle w:val="Figuretitle"/>
        <w:spacing w:after="156"/>
        <w:ind w:left="1004" w:hanging="1004"/>
        <w:rPr>
          <w:szCs w:val="20"/>
        </w:rPr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5</w:t>
      </w:r>
      <w:r>
        <w:tab/>
      </w:r>
      <w:r>
        <w:rPr>
          <w:rFonts w:hint="eastAsia"/>
        </w:rPr>
        <w:t>Distribution of between-event residuals versus moment magnitude (left panel) and fault-top depth (right panel) for spectral periods of 0.05s, 0.1s, 0.2s, 0.5s, and 1.0s. The straight lines are linear fits to the residuals.</w:t>
      </w:r>
    </w:p>
    <w:p w14:paraId="146D1E3E" w14:textId="77777777" w:rsidR="009911DF" w:rsidRDefault="00000000">
      <w:pPr>
        <w:pStyle w:val="Figure"/>
        <w:spacing w:before="312"/>
      </w:pPr>
      <w:r>
        <w:rPr>
          <w:noProof/>
        </w:rPr>
        <w:lastRenderedPageBreak/>
        <w:drawing>
          <wp:inline distT="0" distB="0" distL="0" distR="0" wp14:anchorId="3F674EE0" wp14:editId="7949C40F">
            <wp:extent cx="6188710" cy="7602855"/>
            <wp:effectExtent l="0" t="0" r="2540" b="0"/>
            <wp:docPr id="20742307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0782" name="图片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DA69" w14:textId="52C7A8B5" w:rsidR="009911DF" w:rsidRDefault="00000000">
      <w:pPr>
        <w:pStyle w:val="Figuretitle"/>
        <w:spacing w:after="156"/>
        <w:ind w:left="1004" w:hanging="1004"/>
      </w:pPr>
      <w:bookmarkStart w:id="70" w:name="OLE_LINK1"/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6</w:t>
      </w:r>
      <w:r>
        <w:tab/>
      </w:r>
      <w:r>
        <w:rPr>
          <w:rFonts w:hint="eastAsia"/>
        </w:rPr>
        <w:t>Distribution of between-event residuals versus moment magnitude (left panel) and fault-top depth (right panel) for spectral periods of 2.0s,4.0s, 5.0s, 8.0s, and 10.0s. The straight lines are linear fits to the residuals.</w:t>
      </w:r>
    </w:p>
    <w:bookmarkEnd w:id="70"/>
    <w:p w14:paraId="2F20B63A" w14:textId="77777777" w:rsidR="009911DF" w:rsidRDefault="009911DF">
      <w:pPr>
        <w:pStyle w:val="Figure"/>
        <w:spacing w:before="312"/>
      </w:pPr>
    </w:p>
    <w:p w14:paraId="14FB9EDF" w14:textId="77777777" w:rsidR="009911DF" w:rsidRDefault="00000000">
      <w:pPr>
        <w:pStyle w:val="Figure"/>
        <w:spacing w:before="312"/>
      </w:pPr>
      <w:r>
        <w:rPr>
          <w:noProof/>
        </w:rPr>
        <w:lastRenderedPageBreak/>
        <w:drawing>
          <wp:inline distT="0" distB="0" distL="0" distR="0" wp14:anchorId="1DF367BE" wp14:editId="1DDF93E8">
            <wp:extent cx="6188710" cy="7775575"/>
            <wp:effectExtent l="0" t="0" r="2540" b="0"/>
            <wp:docPr id="1672504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4839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7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95A6" w14:textId="2F2873D7" w:rsidR="009911DF" w:rsidRDefault="00000000">
      <w:pPr>
        <w:pStyle w:val="Figuretitle"/>
        <w:spacing w:after="156"/>
        <w:ind w:left="1004" w:hanging="1004"/>
        <w:rPr>
          <w:szCs w:val="20"/>
        </w:rPr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7</w:t>
      </w:r>
      <w:r>
        <w:tab/>
      </w:r>
      <w:r>
        <w:rPr>
          <w:rFonts w:hint="eastAsia"/>
        </w:rPr>
        <w:t xml:space="preserve">Distribution of within-site residuals versus source distance (left panel) and 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(right panel) for spectral periods of 0.05s, 0.1s, 0.2s, 0.5s, and 1.0s. The dots in each subplot are binned means of the residuals and the straight line is a </w:t>
      </w:r>
      <w:r>
        <w:t>logarithm</w:t>
      </w:r>
      <w:r>
        <w:rPr>
          <w:rFonts w:hint="eastAsia"/>
        </w:rPr>
        <w:t xml:space="preserve"> linear fit to the residuals.</w:t>
      </w:r>
    </w:p>
    <w:p w14:paraId="751BC377" w14:textId="77777777" w:rsidR="009911DF" w:rsidRDefault="00000000">
      <w:pPr>
        <w:pStyle w:val="Figure"/>
        <w:spacing w:before="312"/>
      </w:pPr>
      <w:r>
        <w:rPr>
          <w:noProof/>
        </w:rPr>
        <w:lastRenderedPageBreak/>
        <w:drawing>
          <wp:inline distT="0" distB="0" distL="0" distR="0" wp14:anchorId="2539E162" wp14:editId="3888259F">
            <wp:extent cx="6188710" cy="7821930"/>
            <wp:effectExtent l="0" t="0" r="2540" b="7620"/>
            <wp:docPr id="13802884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88468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82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94FB" w14:textId="416E68F9" w:rsidR="009911DF" w:rsidRDefault="00000000">
      <w:pPr>
        <w:pStyle w:val="Figuretitle"/>
        <w:spacing w:after="156"/>
        <w:ind w:left="1004" w:hanging="1004"/>
        <w:rPr>
          <w:szCs w:val="20"/>
        </w:rPr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8</w:t>
      </w:r>
      <w:r>
        <w:tab/>
      </w:r>
      <w:r>
        <w:rPr>
          <w:rFonts w:hint="eastAsia"/>
        </w:rPr>
        <w:t xml:space="preserve">Distribution of within-site residuals versus source distance (left panel) and 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(right panel) for spectral periods of 2.0s, 3.0s, 5.0s, 7.0s, and 10.0s. The dots in each subplot are binned means of the residuals and the straight line is a </w:t>
      </w:r>
      <w:r>
        <w:t>logarithm</w:t>
      </w:r>
      <w:r>
        <w:rPr>
          <w:rFonts w:hint="eastAsia"/>
        </w:rPr>
        <w:t xml:space="preserve"> linear fit to the residuals. </w:t>
      </w:r>
    </w:p>
    <w:p w14:paraId="742E389F" w14:textId="2C49746D" w:rsidR="009911DF" w:rsidRDefault="00C46B64">
      <w:pPr>
        <w:pStyle w:val="Figure"/>
        <w:spacing w:before="312"/>
      </w:pPr>
      <w:r w:rsidRPr="00C46B64">
        <w:rPr>
          <w:noProof/>
        </w:rPr>
        <w:lastRenderedPageBreak/>
        <w:drawing>
          <wp:inline distT="0" distB="0" distL="0" distR="0" wp14:anchorId="20730CCE" wp14:editId="5867D7D9">
            <wp:extent cx="6188710" cy="3355340"/>
            <wp:effectExtent l="0" t="0" r="2540" b="0"/>
            <wp:docPr id="197079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2AFE" w14:textId="52BFF79C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9</w:t>
      </w:r>
      <w:r>
        <w:tab/>
      </w:r>
      <w:r>
        <w:rPr>
          <w:rFonts w:hint="eastAsia"/>
        </w:rPr>
        <w:t>Comparison of predicted spectral acceleration (Sa) at a source distance of 5 km for M</w:t>
      </w:r>
      <w:r>
        <w:rPr>
          <w:rFonts w:hint="eastAsia"/>
          <w:vertAlign w:val="subscript"/>
        </w:rPr>
        <w:t>W</w:t>
      </w:r>
      <w:r>
        <w:rPr>
          <w:rFonts w:hint="eastAsia"/>
        </w:rPr>
        <w:t xml:space="preserve"> 5.0, 6.0, 7.0, 8.0 earthquakes for an SC I site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760m/s).</w:t>
      </w:r>
    </w:p>
    <w:p w14:paraId="0E61163D" w14:textId="14481F28" w:rsidR="009911DF" w:rsidRDefault="00C46B64">
      <w:pPr>
        <w:pStyle w:val="Figure"/>
        <w:spacing w:before="312"/>
      </w:pPr>
      <w:r w:rsidRPr="00C46B64">
        <w:rPr>
          <w:noProof/>
        </w:rPr>
        <w:drawing>
          <wp:inline distT="0" distB="0" distL="0" distR="0" wp14:anchorId="4667AC8E" wp14:editId="52128E26">
            <wp:extent cx="6188710" cy="3368675"/>
            <wp:effectExtent l="0" t="0" r="2540" b="3175"/>
            <wp:docPr id="6452363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CBF8" w14:textId="052E89E2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</w:t>
      </w:r>
      <w:r w:rsidR="00D44698">
        <w:rPr>
          <w:rFonts w:hint="eastAsia"/>
          <w:b/>
          <w:bCs/>
        </w:rPr>
        <w:t>10</w:t>
      </w:r>
      <w:r>
        <w:tab/>
      </w:r>
      <w:r>
        <w:rPr>
          <w:rFonts w:hint="eastAsia"/>
        </w:rPr>
        <w:t>Comparison of predicted spectral acceleration (Sa) at a source distance of 30 km for M</w:t>
      </w:r>
      <w:r>
        <w:rPr>
          <w:rFonts w:hint="eastAsia"/>
          <w:vertAlign w:val="subscript"/>
        </w:rPr>
        <w:t>W</w:t>
      </w:r>
      <w:r>
        <w:rPr>
          <w:rFonts w:hint="eastAsia"/>
        </w:rPr>
        <w:t xml:space="preserve"> 5.0, 6.0, 7.0, 8.0 earthquakes for an SC I site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760m/s).</w:t>
      </w:r>
    </w:p>
    <w:p w14:paraId="1003D093" w14:textId="344773FA" w:rsidR="009911DF" w:rsidRDefault="00C46B64">
      <w:pPr>
        <w:widowControl/>
        <w:spacing w:line="240" w:lineRule="auto"/>
        <w:jc w:val="left"/>
      </w:pPr>
      <w:r w:rsidRPr="00C46B64">
        <w:rPr>
          <w:noProof/>
        </w:rPr>
        <w:lastRenderedPageBreak/>
        <w:drawing>
          <wp:inline distT="0" distB="0" distL="0" distR="0" wp14:anchorId="7C3CE01F" wp14:editId="45F9C938">
            <wp:extent cx="6188710" cy="3385820"/>
            <wp:effectExtent l="0" t="0" r="2540" b="5080"/>
            <wp:docPr id="18042154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44F5" w14:textId="58286280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S1</w:t>
      </w:r>
      <w:r w:rsidR="00D44698">
        <w:rPr>
          <w:rFonts w:hint="eastAsia"/>
          <w:b/>
          <w:bCs/>
        </w:rPr>
        <w:t>1</w:t>
      </w:r>
      <w:r>
        <w:tab/>
      </w:r>
      <w:r>
        <w:rPr>
          <w:rFonts w:hint="eastAsia"/>
        </w:rPr>
        <w:t>Comparison of predicted spectral acceleration (Sa) at a source distance of 150 km for M</w:t>
      </w:r>
      <w:r>
        <w:rPr>
          <w:rFonts w:hint="eastAsia"/>
          <w:vertAlign w:val="subscript"/>
        </w:rPr>
        <w:t>W</w:t>
      </w:r>
      <w:r>
        <w:rPr>
          <w:rFonts w:hint="eastAsia"/>
        </w:rPr>
        <w:t xml:space="preserve"> 5.0, 6.0, 7.0, 8.0 earthquakes for an SC I site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760m/s).</w:t>
      </w:r>
    </w:p>
    <w:p w14:paraId="311355A1" w14:textId="2AFF4F81" w:rsidR="009911DF" w:rsidRDefault="00C46B64">
      <w:r w:rsidRPr="00C46B64">
        <w:rPr>
          <w:noProof/>
        </w:rPr>
        <w:drawing>
          <wp:inline distT="0" distB="0" distL="0" distR="0" wp14:anchorId="56E77A51" wp14:editId="309B85AF">
            <wp:extent cx="6188710" cy="3364865"/>
            <wp:effectExtent l="0" t="0" r="2540" b="6985"/>
            <wp:docPr id="1456867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C73F" w14:textId="64256C10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S1</w:t>
      </w:r>
      <w:r w:rsidR="00D44698">
        <w:rPr>
          <w:rFonts w:hint="eastAsia"/>
          <w:b/>
          <w:bCs/>
        </w:rPr>
        <w:t>2</w:t>
      </w:r>
      <w:r>
        <w:tab/>
      </w:r>
      <w:r>
        <w:rPr>
          <w:rFonts w:hint="eastAsia"/>
        </w:rPr>
        <w:t>Comparison of predicted spectral acceleration (Sa) for an M</w:t>
      </w:r>
      <w:r>
        <w:rPr>
          <w:rFonts w:hint="eastAsia"/>
          <w:vertAlign w:val="subscript"/>
        </w:rPr>
        <w:t>W</w:t>
      </w:r>
      <w:r>
        <w:rPr>
          <w:rFonts w:hint="eastAsia"/>
        </w:rPr>
        <w:t xml:space="preserve"> 7.0 earthquake for SC 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760m/s), SC II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505m/s), SC III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300m/s), SC IV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180m/s) sites at a source distance of 5 km.</w:t>
      </w:r>
    </w:p>
    <w:p w14:paraId="2A9099D9" w14:textId="169FEC64" w:rsidR="009911DF" w:rsidRDefault="00C46B64">
      <w:r w:rsidRPr="00C46B64">
        <w:rPr>
          <w:noProof/>
        </w:rPr>
        <w:lastRenderedPageBreak/>
        <w:drawing>
          <wp:inline distT="0" distB="0" distL="0" distR="0" wp14:anchorId="0C723FAE" wp14:editId="6EB09EF9">
            <wp:extent cx="6188710" cy="3380105"/>
            <wp:effectExtent l="0" t="0" r="2540" b="0"/>
            <wp:docPr id="7874634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EB22" w14:textId="232FAA12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S1</w:t>
      </w:r>
      <w:r w:rsidR="00D44698">
        <w:rPr>
          <w:rFonts w:hint="eastAsia"/>
          <w:b/>
          <w:bCs/>
        </w:rPr>
        <w:t>3</w:t>
      </w:r>
      <w:r>
        <w:tab/>
      </w:r>
      <w:r>
        <w:rPr>
          <w:rFonts w:hint="eastAsia"/>
        </w:rPr>
        <w:t>Comparison of predicted spectral acceleration (Sa) for an M</w:t>
      </w:r>
      <w:r>
        <w:rPr>
          <w:rFonts w:hint="eastAsia"/>
          <w:vertAlign w:val="subscript"/>
        </w:rPr>
        <w:t>W</w:t>
      </w:r>
      <w:r>
        <w:rPr>
          <w:rFonts w:hint="eastAsia"/>
        </w:rPr>
        <w:t xml:space="preserve"> 7.0 earthquake for SC 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760m/s), SC II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505m/s), SC III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300m/s), SC IV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180m/s) sites at a source distance of 30 km.</w:t>
      </w:r>
    </w:p>
    <w:p w14:paraId="08CB2DE7" w14:textId="5440D5B6" w:rsidR="009911DF" w:rsidRDefault="00C46B64">
      <w:r w:rsidRPr="00C46B64">
        <w:rPr>
          <w:noProof/>
        </w:rPr>
        <w:drawing>
          <wp:inline distT="0" distB="0" distL="0" distR="0" wp14:anchorId="59B5A33E" wp14:editId="433A9421">
            <wp:extent cx="6188710" cy="3366770"/>
            <wp:effectExtent l="0" t="0" r="2540" b="5080"/>
            <wp:docPr id="7277811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B362" w14:textId="05CB01BF" w:rsidR="009911DF" w:rsidRDefault="00000000">
      <w:pPr>
        <w:pStyle w:val="Figuretitle"/>
        <w:spacing w:after="156"/>
        <w:ind w:left="1004" w:hanging="1004"/>
      </w:pPr>
      <w:r>
        <w:rPr>
          <w:rFonts w:hint="eastAsia"/>
          <w:b/>
          <w:bCs/>
        </w:rPr>
        <w:t>Figure S1</w:t>
      </w:r>
      <w:r w:rsidR="00D44698">
        <w:rPr>
          <w:rFonts w:hint="eastAsia"/>
          <w:b/>
          <w:bCs/>
        </w:rPr>
        <w:t>4</w:t>
      </w:r>
      <w:r>
        <w:tab/>
      </w:r>
      <w:r>
        <w:rPr>
          <w:rFonts w:hint="eastAsia"/>
        </w:rPr>
        <w:t>Comparison of predicted spectral acceleration (Sa) for an M</w:t>
      </w:r>
      <w:r>
        <w:rPr>
          <w:rFonts w:hint="eastAsia"/>
          <w:vertAlign w:val="subscript"/>
        </w:rPr>
        <w:t>W</w:t>
      </w:r>
      <w:r>
        <w:rPr>
          <w:rFonts w:hint="eastAsia"/>
        </w:rPr>
        <w:t xml:space="preserve"> 7.0 earthquake for SC 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760m/s), SC II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505m/s), SC III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300m/s), SC IV (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S30</w:t>
      </w:r>
      <w:r>
        <w:rPr>
          <w:rFonts w:hint="eastAsia"/>
        </w:rPr>
        <w:t xml:space="preserve"> = 180m/s) sites at a source distance of 150 km.</w:t>
      </w:r>
    </w:p>
    <w:p w14:paraId="7D6AA6D7" w14:textId="77777777" w:rsidR="009911DF" w:rsidRDefault="009911DF"/>
    <w:sectPr w:rsidR="009911DF">
      <w:pgSz w:w="11906" w:h="16838"/>
      <w:pgMar w:top="1440" w:right="1080" w:bottom="1440" w:left="1080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36395" w14:textId="77777777" w:rsidR="002E302E" w:rsidRDefault="002E302E">
      <w:pPr>
        <w:spacing w:line="240" w:lineRule="auto"/>
      </w:pPr>
      <w:r>
        <w:separator/>
      </w:r>
    </w:p>
  </w:endnote>
  <w:endnote w:type="continuationSeparator" w:id="0">
    <w:p w14:paraId="0DAF7351" w14:textId="77777777" w:rsidR="002E302E" w:rsidRDefault="002E30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A0FC" w14:textId="77777777" w:rsidR="002E302E" w:rsidRDefault="002E302E">
      <w:r>
        <w:separator/>
      </w:r>
    </w:p>
  </w:footnote>
  <w:footnote w:type="continuationSeparator" w:id="0">
    <w:p w14:paraId="5C188FBF" w14:textId="77777777" w:rsidR="002E302E" w:rsidRDefault="002E30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36760"/>
    <w:multiLevelType w:val="multilevel"/>
    <w:tmpl w:val="27936760"/>
    <w:lvl w:ilvl="0">
      <w:start w:val="1"/>
      <w:numFmt w:val="decimal"/>
      <w:pStyle w:val="2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649957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ibin hou">
    <w15:presenceInfo w15:providerId="Windows Live" w15:userId="0f38f0d2d4de96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20"/>
    <w:rsid w:val="00000ED4"/>
    <w:rsid w:val="00001A38"/>
    <w:rsid w:val="00002309"/>
    <w:rsid w:val="00002C80"/>
    <w:rsid w:val="00003A84"/>
    <w:rsid w:val="00004181"/>
    <w:rsid w:val="00004556"/>
    <w:rsid w:val="000047F9"/>
    <w:rsid w:val="00006BB7"/>
    <w:rsid w:val="000072CC"/>
    <w:rsid w:val="00007FBE"/>
    <w:rsid w:val="00007FED"/>
    <w:rsid w:val="0001174D"/>
    <w:rsid w:val="00012654"/>
    <w:rsid w:val="0001385D"/>
    <w:rsid w:val="00013A3B"/>
    <w:rsid w:val="00013FF4"/>
    <w:rsid w:val="0001493C"/>
    <w:rsid w:val="0001674C"/>
    <w:rsid w:val="000168D9"/>
    <w:rsid w:val="00016ACA"/>
    <w:rsid w:val="000174D4"/>
    <w:rsid w:val="000174E1"/>
    <w:rsid w:val="00020922"/>
    <w:rsid w:val="0002147B"/>
    <w:rsid w:val="000220CD"/>
    <w:rsid w:val="000236B4"/>
    <w:rsid w:val="000238B0"/>
    <w:rsid w:val="00024BDE"/>
    <w:rsid w:val="00024FD0"/>
    <w:rsid w:val="00025264"/>
    <w:rsid w:val="00025581"/>
    <w:rsid w:val="00025ADA"/>
    <w:rsid w:val="00026240"/>
    <w:rsid w:val="0002651B"/>
    <w:rsid w:val="000270D1"/>
    <w:rsid w:val="00030D66"/>
    <w:rsid w:val="000321A7"/>
    <w:rsid w:val="0003256E"/>
    <w:rsid w:val="00032DFA"/>
    <w:rsid w:val="00032EAD"/>
    <w:rsid w:val="00033033"/>
    <w:rsid w:val="00033663"/>
    <w:rsid w:val="00034CDB"/>
    <w:rsid w:val="00035858"/>
    <w:rsid w:val="00035BE7"/>
    <w:rsid w:val="00036288"/>
    <w:rsid w:val="00036704"/>
    <w:rsid w:val="00036D81"/>
    <w:rsid w:val="00040528"/>
    <w:rsid w:val="00041CE1"/>
    <w:rsid w:val="000423A3"/>
    <w:rsid w:val="00042973"/>
    <w:rsid w:val="00042AF7"/>
    <w:rsid w:val="00043457"/>
    <w:rsid w:val="000437D0"/>
    <w:rsid w:val="000445B7"/>
    <w:rsid w:val="00044996"/>
    <w:rsid w:val="00045114"/>
    <w:rsid w:val="0004586F"/>
    <w:rsid w:val="0004600B"/>
    <w:rsid w:val="00046165"/>
    <w:rsid w:val="0004680B"/>
    <w:rsid w:val="00047064"/>
    <w:rsid w:val="00047357"/>
    <w:rsid w:val="00047A6F"/>
    <w:rsid w:val="000501A0"/>
    <w:rsid w:val="00050F36"/>
    <w:rsid w:val="0005250B"/>
    <w:rsid w:val="0005266B"/>
    <w:rsid w:val="00052B88"/>
    <w:rsid w:val="000533A8"/>
    <w:rsid w:val="00056033"/>
    <w:rsid w:val="000561AB"/>
    <w:rsid w:val="00056917"/>
    <w:rsid w:val="00060266"/>
    <w:rsid w:val="000628E7"/>
    <w:rsid w:val="00062B70"/>
    <w:rsid w:val="00064171"/>
    <w:rsid w:val="00064265"/>
    <w:rsid w:val="00064800"/>
    <w:rsid w:val="000657E7"/>
    <w:rsid w:val="00065CBC"/>
    <w:rsid w:val="00065D7A"/>
    <w:rsid w:val="0006628C"/>
    <w:rsid w:val="00066785"/>
    <w:rsid w:val="00067233"/>
    <w:rsid w:val="0007069C"/>
    <w:rsid w:val="000707C6"/>
    <w:rsid w:val="000707CC"/>
    <w:rsid w:val="00070BD8"/>
    <w:rsid w:val="00071D44"/>
    <w:rsid w:val="000722D5"/>
    <w:rsid w:val="00073EB8"/>
    <w:rsid w:val="00074AFC"/>
    <w:rsid w:val="000752C7"/>
    <w:rsid w:val="00076296"/>
    <w:rsid w:val="0007638F"/>
    <w:rsid w:val="000771C9"/>
    <w:rsid w:val="000809DE"/>
    <w:rsid w:val="000810BA"/>
    <w:rsid w:val="0008258E"/>
    <w:rsid w:val="0008285B"/>
    <w:rsid w:val="00083113"/>
    <w:rsid w:val="00083C93"/>
    <w:rsid w:val="00083F9D"/>
    <w:rsid w:val="00085E12"/>
    <w:rsid w:val="00086D78"/>
    <w:rsid w:val="000874D3"/>
    <w:rsid w:val="0008791F"/>
    <w:rsid w:val="00087C86"/>
    <w:rsid w:val="00090398"/>
    <w:rsid w:val="00090EB9"/>
    <w:rsid w:val="000927DA"/>
    <w:rsid w:val="00092B5D"/>
    <w:rsid w:val="00093746"/>
    <w:rsid w:val="000944F0"/>
    <w:rsid w:val="00095972"/>
    <w:rsid w:val="00096557"/>
    <w:rsid w:val="00096906"/>
    <w:rsid w:val="00097179"/>
    <w:rsid w:val="00097247"/>
    <w:rsid w:val="000A0067"/>
    <w:rsid w:val="000A030E"/>
    <w:rsid w:val="000A0A5E"/>
    <w:rsid w:val="000A0B73"/>
    <w:rsid w:val="000A0FE9"/>
    <w:rsid w:val="000A1416"/>
    <w:rsid w:val="000A1BE9"/>
    <w:rsid w:val="000A1E19"/>
    <w:rsid w:val="000A43CA"/>
    <w:rsid w:val="000A551F"/>
    <w:rsid w:val="000A5A03"/>
    <w:rsid w:val="000A5A5F"/>
    <w:rsid w:val="000A5E80"/>
    <w:rsid w:val="000A680E"/>
    <w:rsid w:val="000A6AAB"/>
    <w:rsid w:val="000A6E99"/>
    <w:rsid w:val="000A7C06"/>
    <w:rsid w:val="000A7D6F"/>
    <w:rsid w:val="000A7FFB"/>
    <w:rsid w:val="000B0997"/>
    <w:rsid w:val="000B0AF1"/>
    <w:rsid w:val="000B0F9A"/>
    <w:rsid w:val="000B0FD2"/>
    <w:rsid w:val="000B11D7"/>
    <w:rsid w:val="000B1247"/>
    <w:rsid w:val="000B18DF"/>
    <w:rsid w:val="000B19D9"/>
    <w:rsid w:val="000B227C"/>
    <w:rsid w:val="000B2428"/>
    <w:rsid w:val="000B30E0"/>
    <w:rsid w:val="000B3F2E"/>
    <w:rsid w:val="000B4E75"/>
    <w:rsid w:val="000B6308"/>
    <w:rsid w:val="000B7061"/>
    <w:rsid w:val="000B798C"/>
    <w:rsid w:val="000C010D"/>
    <w:rsid w:val="000C0B18"/>
    <w:rsid w:val="000C1042"/>
    <w:rsid w:val="000C14E6"/>
    <w:rsid w:val="000C17F2"/>
    <w:rsid w:val="000C22D3"/>
    <w:rsid w:val="000C261C"/>
    <w:rsid w:val="000C325D"/>
    <w:rsid w:val="000C32BD"/>
    <w:rsid w:val="000C3451"/>
    <w:rsid w:val="000C3BFF"/>
    <w:rsid w:val="000C4AF1"/>
    <w:rsid w:val="000C5D70"/>
    <w:rsid w:val="000C687F"/>
    <w:rsid w:val="000C7059"/>
    <w:rsid w:val="000C7846"/>
    <w:rsid w:val="000D0D92"/>
    <w:rsid w:val="000D211B"/>
    <w:rsid w:val="000D2BFC"/>
    <w:rsid w:val="000D3072"/>
    <w:rsid w:val="000D3291"/>
    <w:rsid w:val="000D34EE"/>
    <w:rsid w:val="000D35EA"/>
    <w:rsid w:val="000D40DE"/>
    <w:rsid w:val="000D4790"/>
    <w:rsid w:val="000D6151"/>
    <w:rsid w:val="000D619B"/>
    <w:rsid w:val="000D6EF6"/>
    <w:rsid w:val="000D78EA"/>
    <w:rsid w:val="000E0093"/>
    <w:rsid w:val="000E0140"/>
    <w:rsid w:val="000E060D"/>
    <w:rsid w:val="000E085F"/>
    <w:rsid w:val="000E0C30"/>
    <w:rsid w:val="000E10E1"/>
    <w:rsid w:val="000E1110"/>
    <w:rsid w:val="000E13C1"/>
    <w:rsid w:val="000E1A77"/>
    <w:rsid w:val="000E2231"/>
    <w:rsid w:val="000E2542"/>
    <w:rsid w:val="000E4B32"/>
    <w:rsid w:val="000E4C4A"/>
    <w:rsid w:val="000E4F72"/>
    <w:rsid w:val="000E62B9"/>
    <w:rsid w:val="000E6371"/>
    <w:rsid w:val="000E6DBB"/>
    <w:rsid w:val="000E7A64"/>
    <w:rsid w:val="000F016D"/>
    <w:rsid w:val="000F08F0"/>
    <w:rsid w:val="000F0F2D"/>
    <w:rsid w:val="000F11FD"/>
    <w:rsid w:val="000F2393"/>
    <w:rsid w:val="000F3023"/>
    <w:rsid w:val="000F40F4"/>
    <w:rsid w:val="000F5450"/>
    <w:rsid w:val="000F5CDD"/>
    <w:rsid w:val="000F614B"/>
    <w:rsid w:val="000F6B4D"/>
    <w:rsid w:val="000F6D4F"/>
    <w:rsid w:val="000F78B1"/>
    <w:rsid w:val="000F7BD0"/>
    <w:rsid w:val="0010060B"/>
    <w:rsid w:val="00102011"/>
    <w:rsid w:val="00102377"/>
    <w:rsid w:val="00102A85"/>
    <w:rsid w:val="00102C9C"/>
    <w:rsid w:val="00102F72"/>
    <w:rsid w:val="001031B1"/>
    <w:rsid w:val="00103C12"/>
    <w:rsid w:val="001054B5"/>
    <w:rsid w:val="00105814"/>
    <w:rsid w:val="00106289"/>
    <w:rsid w:val="00106A74"/>
    <w:rsid w:val="00106F90"/>
    <w:rsid w:val="00106FAB"/>
    <w:rsid w:val="001074BD"/>
    <w:rsid w:val="00110461"/>
    <w:rsid w:val="00110CED"/>
    <w:rsid w:val="001116C9"/>
    <w:rsid w:val="00111A82"/>
    <w:rsid w:val="00111ECC"/>
    <w:rsid w:val="001122AA"/>
    <w:rsid w:val="00114008"/>
    <w:rsid w:val="00114324"/>
    <w:rsid w:val="00114374"/>
    <w:rsid w:val="001145BB"/>
    <w:rsid w:val="00114AAF"/>
    <w:rsid w:val="0011559F"/>
    <w:rsid w:val="00116385"/>
    <w:rsid w:val="001167B5"/>
    <w:rsid w:val="00116851"/>
    <w:rsid w:val="00117CA5"/>
    <w:rsid w:val="00120136"/>
    <w:rsid w:val="001201FF"/>
    <w:rsid w:val="00120BA9"/>
    <w:rsid w:val="00120D70"/>
    <w:rsid w:val="00120FF5"/>
    <w:rsid w:val="001225F0"/>
    <w:rsid w:val="001234B0"/>
    <w:rsid w:val="00125E62"/>
    <w:rsid w:val="00126BC9"/>
    <w:rsid w:val="001270BE"/>
    <w:rsid w:val="0012798E"/>
    <w:rsid w:val="00127F14"/>
    <w:rsid w:val="001311CA"/>
    <w:rsid w:val="00132525"/>
    <w:rsid w:val="00132BE1"/>
    <w:rsid w:val="00132EBE"/>
    <w:rsid w:val="00133506"/>
    <w:rsid w:val="0013355E"/>
    <w:rsid w:val="00133835"/>
    <w:rsid w:val="00134558"/>
    <w:rsid w:val="0013513F"/>
    <w:rsid w:val="00135BE8"/>
    <w:rsid w:val="001372B9"/>
    <w:rsid w:val="00140414"/>
    <w:rsid w:val="001412B5"/>
    <w:rsid w:val="001414C4"/>
    <w:rsid w:val="0014189F"/>
    <w:rsid w:val="00142892"/>
    <w:rsid w:val="00142C5D"/>
    <w:rsid w:val="001432E7"/>
    <w:rsid w:val="00144069"/>
    <w:rsid w:val="00144DD1"/>
    <w:rsid w:val="00144F59"/>
    <w:rsid w:val="0014535B"/>
    <w:rsid w:val="001456D1"/>
    <w:rsid w:val="001458CE"/>
    <w:rsid w:val="00145EA6"/>
    <w:rsid w:val="00147CAA"/>
    <w:rsid w:val="00147E48"/>
    <w:rsid w:val="0015051E"/>
    <w:rsid w:val="00150BE2"/>
    <w:rsid w:val="00151342"/>
    <w:rsid w:val="0015155C"/>
    <w:rsid w:val="001519AF"/>
    <w:rsid w:val="00151C67"/>
    <w:rsid w:val="00152A9A"/>
    <w:rsid w:val="00152DB4"/>
    <w:rsid w:val="00152E3F"/>
    <w:rsid w:val="00154371"/>
    <w:rsid w:val="00155851"/>
    <w:rsid w:val="00155E28"/>
    <w:rsid w:val="00156380"/>
    <w:rsid w:val="00157913"/>
    <w:rsid w:val="00157AB3"/>
    <w:rsid w:val="00157D66"/>
    <w:rsid w:val="00157E76"/>
    <w:rsid w:val="001601BD"/>
    <w:rsid w:val="00160720"/>
    <w:rsid w:val="00160BA5"/>
    <w:rsid w:val="0016101A"/>
    <w:rsid w:val="00161DF5"/>
    <w:rsid w:val="00161E08"/>
    <w:rsid w:val="001627D0"/>
    <w:rsid w:val="00162F06"/>
    <w:rsid w:val="00163982"/>
    <w:rsid w:val="001646A1"/>
    <w:rsid w:val="001650F9"/>
    <w:rsid w:val="00165897"/>
    <w:rsid w:val="00166E37"/>
    <w:rsid w:val="00167056"/>
    <w:rsid w:val="001674E5"/>
    <w:rsid w:val="0017038C"/>
    <w:rsid w:val="001705FB"/>
    <w:rsid w:val="00171086"/>
    <w:rsid w:val="0017247E"/>
    <w:rsid w:val="0017293F"/>
    <w:rsid w:val="00172F7F"/>
    <w:rsid w:val="00173892"/>
    <w:rsid w:val="001744AA"/>
    <w:rsid w:val="00175555"/>
    <w:rsid w:val="00175587"/>
    <w:rsid w:val="00175AE6"/>
    <w:rsid w:val="00177293"/>
    <w:rsid w:val="00177491"/>
    <w:rsid w:val="00177EC2"/>
    <w:rsid w:val="0018094E"/>
    <w:rsid w:val="00182304"/>
    <w:rsid w:val="001823C4"/>
    <w:rsid w:val="00183687"/>
    <w:rsid w:val="001839BE"/>
    <w:rsid w:val="001841FB"/>
    <w:rsid w:val="00184D9C"/>
    <w:rsid w:val="00185541"/>
    <w:rsid w:val="00185F22"/>
    <w:rsid w:val="0018613A"/>
    <w:rsid w:val="001865A0"/>
    <w:rsid w:val="001866E7"/>
    <w:rsid w:val="00187088"/>
    <w:rsid w:val="001875A1"/>
    <w:rsid w:val="00187989"/>
    <w:rsid w:val="00187BE2"/>
    <w:rsid w:val="00187DC9"/>
    <w:rsid w:val="00190E65"/>
    <w:rsid w:val="00190F87"/>
    <w:rsid w:val="00191833"/>
    <w:rsid w:val="00191E8F"/>
    <w:rsid w:val="001921B0"/>
    <w:rsid w:val="00192223"/>
    <w:rsid w:val="0019359F"/>
    <w:rsid w:val="00193937"/>
    <w:rsid w:val="00195479"/>
    <w:rsid w:val="001961DB"/>
    <w:rsid w:val="00196966"/>
    <w:rsid w:val="00196B34"/>
    <w:rsid w:val="00196B78"/>
    <w:rsid w:val="001973D7"/>
    <w:rsid w:val="001978A5"/>
    <w:rsid w:val="00197BFC"/>
    <w:rsid w:val="001A07AA"/>
    <w:rsid w:val="001A0F42"/>
    <w:rsid w:val="001A15EA"/>
    <w:rsid w:val="001A1623"/>
    <w:rsid w:val="001A17E8"/>
    <w:rsid w:val="001A18AC"/>
    <w:rsid w:val="001A190F"/>
    <w:rsid w:val="001A21A3"/>
    <w:rsid w:val="001A227C"/>
    <w:rsid w:val="001A2946"/>
    <w:rsid w:val="001A2EDA"/>
    <w:rsid w:val="001A2F96"/>
    <w:rsid w:val="001A3C06"/>
    <w:rsid w:val="001A3C45"/>
    <w:rsid w:val="001A4C1A"/>
    <w:rsid w:val="001A4C43"/>
    <w:rsid w:val="001A4C69"/>
    <w:rsid w:val="001A4E50"/>
    <w:rsid w:val="001A74F9"/>
    <w:rsid w:val="001A75BF"/>
    <w:rsid w:val="001A75E5"/>
    <w:rsid w:val="001B02FB"/>
    <w:rsid w:val="001B0822"/>
    <w:rsid w:val="001B084B"/>
    <w:rsid w:val="001B0E76"/>
    <w:rsid w:val="001B200E"/>
    <w:rsid w:val="001B2BA9"/>
    <w:rsid w:val="001B4701"/>
    <w:rsid w:val="001B49BD"/>
    <w:rsid w:val="001B4EF4"/>
    <w:rsid w:val="001B4FF4"/>
    <w:rsid w:val="001B5225"/>
    <w:rsid w:val="001B64C4"/>
    <w:rsid w:val="001B7B91"/>
    <w:rsid w:val="001C005B"/>
    <w:rsid w:val="001C15EA"/>
    <w:rsid w:val="001C185D"/>
    <w:rsid w:val="001C1B38"/>
    <w:rsid w:val="001C1F6A"/>
    <w:rsid w:val="001C2F13"/>
    <w:rsid w:val="001C4271"/>
    <w:rsid w:val="001C5908"/>
    <w:rsid w:val="001C595A"/>
    <w:rsid w:val="001C5F44"/>
    <w:rsid w:val="001C6A55"/>
    <w:rsid w:val="001C78E6"/>
    <w:rsid w:val="001D0DF7"/>
    <w:rsid w:val="001D12F9"/>
    <w:rsid w:val="001D1AD0"/>
    <w:rsid w:val="001D1BBB"/>
    <w:rsid w:val="001D1F68"/>
    <w:rsid w:val="001D3425"/>
    <w:rsid w:val="001D3A88"/>
    <w:rsid w:val="001D3C03"/>
    <w:rsid w:val="001D41D8"/>
    <w:rsid w:val="001D639F"/>
    <w:rsid w:val="001D6918"/>
    <w:rsid w:val="001D7108"/>
    <w:rsid w:val="001D760C"/>
    <w:rsid w:val="001E05DA"/>
    <w:rsid w:val="001E0C8E"/>
    <w:rsid w:val="001E283C"/>
    <w:rsid w:val="001E2BCF"/>
    <w:rsid w:val="001E35E9"/>
    <w:rsid w:val="001E3DFB"/>
    <w:rsid w:val="001E573D"/>
    <w:rsid w:val="001E5830"/>
    <w:rsid w:val="001E5B1D"/>
    <w:rsid w:val="001E6004"/>
    <w:rsid w:val="001E650B"/>
    <w:rsid w:val="001E7A08"/>
    <w:rsid w:val="001E7C72"/>
    <w:rsid w:val="001F1117"/>
    <w:rsid w:val="001F32E2"/>
    <w:rsid w:val="001F4DB5"/>
    <w:rsid w:val="001F4FDA"/>
    <w:rsid w:val="001F5640"/>
    <w:rsid w:val="001F5A77"/>
    <w:rsid w:val="001F5CC3"/>
    <w:rsid w:val="001F5D5F"/>
    <w:rsid w:val="001F73BC"/>
    <w:rsid w:val="002002E0"/>
    <w:rsid w:val="00200544"/>
    <w:rsid w:val="00201677"/>
    <w:rsid w:val="00202735"/>
    <w:rsid w:val="00203A78"/>
    <w:rsid w:val="00204072"/>
    <w:rsid w:val="002046D3"/>
    <w:rsid w:val="00204E97"/>
    <w:rsid w:val="00205756"/>
    <w:rsid w:val="00206EDC"/>
    <w:rsid w:val="00207CDE"/>
    <w:rsid w:val="002108C9"/>
    <w:rsid w:val="00210AB1"/>
    <w:rsid w:val="00210D04"/>
    <w:rsid w:val="002123BC"/>
    <w:rsid w:val="00212F8A"/>
    <w:rsid w:val="00213DEB"/>
    <w:rsid w:val="00213E7A"/>
    <w:rsid w:val="00214E8E"/>
    <w:rsid w:val="00215289"/>
    <w:rsid w:val="0021529F"/>
    <w:rsid w:val="002158A7"/>
    <w:rsid w:val="00216777"/>
    <w:rsid w:val="002167F8"/>
    <w:rsid w:val="00217F89"/>
    <w:rsid w:val="002204E3"/>
    <w:rsid w:val="002222AD"/>
    <w:rsid w:val="00222522"/>
    <w:rsid w:val="00222826"/>
    <w:rsid w:val="00223768"/>
    <w:rsid w:val="002238FF"/>
    <w:rsid w:val="00223E3D"/>
    <w:rsid w:val="00224568"/>
    <w:rsid w:val="00224C30"/>
    <w:rsid w:val="00224EC0"/>
    <w:rsid w:val="00226255"/>
    <w:rsid w:val="0023135B"/>
    <w:rsid w:val="0023149A"/>
    <w:rsid w:val="00231A1C"/>
    <w:rsid w:val="00232240"/>
    <w:rsid w:val="00232DBA"/>
    <w:rsid w:val="00232FA9"/>
    <w:rsid w:val="0023425E"/>
    <w:rsid w:val="00234471"/>
    <w:rsid w:val="00235DD2"/>
    <w:rsid w:val="0023623C"/>
    <w:rsid w:val="00236D2B"/>
    <w:rsid w:val="00236F3E"/>
    <w:rsid w:val="0023757F"/>
    <w:rsid w:val="0023777E"/>
    <w:rsid w:val="00237D94"/>
    <w:rsid w:val="002400A3"/>
    <w:rsid w:val="00241C26"/>
    <w:rsid w:val="00243279"/>
    <w:rsid w:val="00244096"/>
    <w:rsid w:val="00244388"/>
    <w:rsid w:val="00244DBC"/>
    <w:rsid w:val="00244F3B"/>
    <w:rsid w:val="00246719"/>
    <w:rsid w:val="00246B42"/>
    <w:rsid w:val="00250165"/>
    <w:rsid w:val="00250623"/>
    <w:rsid w:val="00251607"/>
    <w:rsid w:val="00252EBF"/>
    <w:rsid w:val="002535FA"/>
    <w:rsid w:val="002550FA"/>
    <w:rsid w:val="002552D7"/>
    <w:rsid w:val="00255304"/>
    <w:rsid w:val="002554DE"/>
    <w:rsid w:val="00255FA8"/>
    <w:rsid w:val="002561E6"/>
    <w:rsid w:val="002562AD"/>
    <w:rsid w:val="00256BF2"/>
    <w:rsid w:val="00257E5B"/>
    <w:rsid w:val="00260853"/>
    <w:rsid w:val="0026151B"/>
    <w:rsid w:val="00261C66"/>
    <w:rsid w:val="00261C8B"/>
    <w:rsid w:val="00262710"/>
    <w:rsid w:val="00262CB9"/>
    <w:rsid w:val="00263DCC"/>
    <w:rsid w:val="00264263"/>
    <w:rsid w:val="002652A9"/>
    <w:rsid w:val="00265BBD"/>
    <w:rsid w:val="0026672D"/>
    <w:rsid w:val="0027086C"/>
    <w:rsid w:val="00270EA3"/>
    <w:rsid w:val="00270EAD"/>
    <w:rsid w:val="00271C1C"/>
    <w:rsid w:val="00271E22"/>
    <w:rsid w:val="00271F8C"/>
    <w:rsid w:val="00272C86"/>
    <w:rsid w:val="00272D0E"/>
    <w:rsid w:val="00272F0C"/>
    <w:rsid w:val="00273D9D"/>
    <w:rsid w:val="00273FCC"/>
    <w:rsid w:val="00274041"/>
    <w:rsid w:val="00274AA5"/>
    <w:rsid w:val="00274E1E"/>
    <w:rsid w:val="00274FA4"/>
    <w:rsid w:val="002752BB"/>
    <w:rsid w:val="00275D24"/>
    <w:rsid w:val="00275F00"/>
    <w:rsid w:val="0028087A"/>
    <w:rsid w:val="00280945"/>
    <w:rsid w:val="0028148F"/>
    <w:rsid w:val="00281667"/>
    <w:rsid w:val="0028254E"/>
    <w:rsid w:val="002829A0"/>
    <w:rsid w:val="00282B60"/>
    <w:rsid w:val="00282D77"/>
    <w:rsid w:val="00283E26"/>
    <w:rsid w:val="0028458B"/>
    <w:rsid w:val="00284D43"/>
    <w:rsid w:val="00285846"/>
    <w:rsid w:val="00285E3F"/>
    <w:rsid w:val="0028602A"/>
    <w:rsid w:val="00286079"/>
    <w:rsid w:val="00286532"/>
    <w:rsid w:val="0028685D"/>
    <w:rsid w:val="002869AE"/>
    <w:rsid w:val="00286FEF"/>
    <w:rsid w:val="00287734"/>
    <w:rsid w:val="002878EC"/>
    <w:rsid w:val="00291241"/>
    <w:rsid w:val="0029168D"/>
    <w:rsid w:val="00291926"/>
    <w:rsid w:val="0029194C"/>
    <w:rsid w:val="00293231"/>
    <w:rsid w:val="00293CCE"/>
    <w:rsid w:val="00294E0C"/>
    <w:rsid w:val="002951B0"/>
    <w:rsid w:val="0029619A"/>
    <w:rsid w:val="002A08DF"/>
    <w:rsid w:val="002A0D2D"/>
    <w:rsid w:val="002A10B3"/>
    <w:rsid w:val="002A1C75"/>
    <w:rsid w:val="002A2008"/>
    <w:rsid w:val="002A2271"/>
    <w:rsid w:val="002A22A5"/>
    <w:rsid w:val="002A2314"/>
    <w:rsid w:val="002A267B"/>
    <w:rsid w:val="002A2B4C"/>
    <w:rsid w:val="002A3E7D"/>
    <w:rsid w:val="002A42D5"/>
    <w:rsid w:val="002A489B"/>
    <w:rsid w:val="002A4934"/>
    <w:rsid w:val="002A58F0"/>
    <w:rsid w:val="002A5CDE"/>
    <w:rsid w:val="002A67AF"/>
    <w:rsid w:val="002A68E9"/>
    <w:rsid w:val="002A720C"/>
    <w:rsid w:val="002A7252"/>
    <w:rsid w:val="002A7685"/>
    <w:rsid w:val="002A7B11"/>
    <w:rsid w:val="002A7ED6"/>
    <w:rsid w:val="002B082D"/>
    <w:rsid w:val="002B2FCE"/>
    <w:rsid w:val="002B4502"/>
    <w:rsid w:val="002B4637"/>
    <w:rsid w:val="002B4D79"/>
    <w:rsid w:val="002B5B24"/>
    <w:rsid w:val="002B5DE4"/>
    <w:rsid w:val="002B68CB"/>
    <w:rsid w:val="002B7097"/>
    <w:rsid w:val="002C005E"/>
    <w:rsid w:val="002C0B8C"/>
    <w:rsid w:val="002C0F43"/>
    <w:rsid w:val="002C1E24"/>
    <w:rsid w:val="002C33DC"/>
    <w:rsid w:val="002C3885"/>
    <w:rsid w:val="002C38DB"/>
    <w:rsid w:val="002C42E8"/>
    <w:rsid w:val="002C4BDC"/>
    <w:rsid w:val="002C57AB"/>
    <w:rsid w:val="002C774B"/>
    <w:rsid w:val="002C7AD9"/>
    <w:rsid w:val="002D0128"/>
    <w:rsid w:val="002D076B"/>
    <w:rsid w:val="002D1767"/>
    <w:rsid w:val="002D1D27"/>
    <w:rsid w:val="002D21CC"/>
    <w:rsid w:val="002D336A"/>
    <w:rsid w:val="002D348E"/>
    <w:rsid w:val="002D48E4"/>
    <w:rsid w:val="002D6480"/>
    <w:rsid w:val="002D66DE"/>
    <w:rsid w:val="002D6E30"/>
    <w:rsid w:val="002E0FE8"/>
    <w:rsid w:val="002E267A"/>
    <w:rsid w:val="002E2A7E"/>
    <w:rsid w:val="002E302E"/>
    <w:rsid w:val="002E3104"/>
    <w:rsid w:val="002E34AC"/>
    <w:rsid w:val="002E4CB0"/>
    <w:rsid w:val="002E5A4A"/>
    <w:rsid w:val="002E6BF5"/>
    <w:rsid w:val="002E7063"/>
    <w:rsid w:val="002E75E7"/>
    <w:rsid w:val="002F0048"/>
    <w:rsid w:val="002F02CB"/>
    <w:rsid w:val="002F0438"/>
    <w:rsid w:val="002F0F7A"/>
    <w:rsid w:val="002F11DD"/>
    <w:rsid w:val="002F1B65"/>
    <w:rsid w:val="002F2527"/>
    <w:rsid w:val="002F351A"/>
    <w:rsid w:val="002F48CB"/>
    <w:rsid w:val="002F4A2C"/>
    <w:rsid w:val="002F517F"/>
    <w:rsid w:val="002F5400"/>
    <w:rsid w:val="002F5EE5"/>
    <w:rsid w:val="002F640E"/>
    <w:rsid w:val="002F65BE"/>
    <w:rsid w:val="002F6B5B"/>
    <w:rsid w:val="002F6DA4"/>
    <w:rsid w:val="003013BE"/>
    <w:rsid w:val="003015B8"/>
    <w:rsid w:val="0030191C"/>
    <w:rsid w:val="00302769"/>
    <w:rsid w:val="00303D92"/>
    <w:rsid w:val="0030413B"/>
    <w:rsid w:val="00305B79"/>
    <w:rsid w:val="0030636C"/>
    <w:rsid w:val="003073C0"/>
    <w:rsid w:val="00307FE4"/>
    <w:rsid w:val="00310F96"/>
    <w:rsid w:val="0031296F"/>
    <w:rsid w:val="00312A24"/>
    <w:rsid w:val="00312F3B"/>
    <w:rsid w:val="00316308"/>
    <w:rsid w:val="00316A67"/>
    <w:rsid w:val="00316F04"/>
    <w:rsid w:val="00317EE1"/>
    <w:rsid w:val="00321B85"/>
    <w:rsid w:val="00321DAE"/>
    <w:rsid w:val="00323408"/>
    <w:rsid w:val="00323440"/>
    <w:rsid w:val="003245AD"/>
    <w:rsid w:val="003250CE"/>
    <w:rsid w:val="00325641"/>
    <w:rsid w:val="00325E8E"/>
    <w:rsid w:val="00325ECB"/>
    <w:rsid w:val="00326234"/>
    <w:rsid w:val="00326289"/>
    <w:rsid w:val="0032661C"/>
    <w:rsid w:val="00326890"/>
    <w:rsid w:val="00326B0A"/>
    <w:rsid w:val="00326B5D"/>
    <w:rsid w:val="003279DE"/>
    <w:rsid w:val="00327DD2"/>
    <w:rsid w:val="00330361"/>
    <w:rsid w:val="00331305"/>
    <w:rsid w:val="00331564"/>
    <w:rsid w:val="00331964"/>
    <w:rsid w:val="003326D0"/>
    <w:rsid w:val="00333DAE"/>
    <w:rsid w:val="00333F72"/>
    <w:rsid w:val="00335001"/>
    <w:rsid w:val="00335AC4"/>
    <w:rsid w:val="00335F75"/>
    <w:rsid w:val="0033671F"/>
    <w:rsid w:val="00337AFA"/>
    <w:rsid w:val="00337EF5"/>
    <w:rsid w:val="00340D9B"/>
    <w:rsid w:val="00341C17"/>
    <w:rsid w:val="0034228B"/>
    <w:rsid w:val="00342BC0"/>
    <w:rsid w:val="00343667"/>
    <w:rsid w:val="00343669"/>
    <w:rsid w:val="003438E1"/>
    <w:rsid w:val="00345A53"/>
    <w:rsid w:val="0034605D"/>
    <w:rsid w:val="003470F6"/>
    <w:rsid w:val="00347935"/>
    <w:rsid w:val="003502C2"/>
    <w:rsid w:val="00350450"/>
    <w:rsid w:val="003507DF"/>
    <w:rsid w:val="00350C27"/>
    <w:rsid w:val="003512D8"/>
    <w:rsid w:val="00351C7F"/>
    <w:rsid w:val="003523A2"/>
    <w:rsid w:val="00353557"/>
    <w:rsid w:val="00354BD2"/>
    <w:rsid w:val="00355571"/>
    <w:rsid w:val="00355AD9"/>
    <w:rsid w:val="00355C6B"/>
    <w:rsid w:val="00357342"/>
    <w:rsid w:val="00357D29"/>
    <w:rsid w:val="003603A2"/>
    <w:rsid w:val="003609C1"/>
    <w:rsid w:val="003618C9"/>
    <w:rsid w:val="003632C7"/>
    <w:rsid w:val="00363BD6"/>
    <w:rsid w:val="003651B2"/>
    <w:rsid w:val="003653D8"/>
    <w:rsid w:val="0036586B"/>
    <w:rsid w:val="00365DB5"/>
    <w:rsid w:val="00365FDB"/>
    <w:rsid w:val="0036638B"/>
    <w:rsid w:val="00366FD6"/>
    <w:rsid w:val="00367703"/>
    <w:rsid w:val="003678C5"/>
    <w:rsid w:val="00367E35"/>
    <w:rsid w:val="00370F05"/>
    <w:rsid w:val="003719D0"/>
    <w:rsid w:val="00371FEA"/>
    <w:rsid w:val="00372E9B"/>
    <w:rsid w:val="0037391F"/>
    <w:rsid w:val="00373A69"/>
    <w:rsid w:val="00373D41"/>
    <w:rsid w:val="003745E4"/>
    <w:rsid w:val="00374B9A"/>
    <w:rsid w:val="00375ACC"/>
    <w:rsid w:val="00376869"/>
    <w:rsid w:val="00377120"/>
    <w:rsid w:val="00380B03"/>
    <w:rsid w:val="00380ED2"/>
    <w:rsid w:val="0038139D"/>
    <w:rsid w:val="00381E3B"/>
    <w:rsid w:val="00382D9D"/>
    <w:rsid w:val="003835EF"/>
    <w:rsid w:val="00384AC6"/>
    <w:rsid w:val="00384CD6"/>
    <w:rsid w:val="00385115"/>
    <w:rsid w:val="00385260"/>
    <w:rsid w:val="00385A86"/>
    <w:rsid w:val="003871D7"/>
    <w:rsid w:val="00387B3F"/>
    <w:rsid w:val="00387F9F"/>
    <w:rsid w:val="00390CE9"/>
    <w:rsid w:val="00390DCE"/>
    <w:rsid w:val="00392147"/>
    <w:rsid w:val="0039286A"/>
    <w:rsid w:val="00392DC0"/>
    <w:rsid w:val="0039331C"/>
    <w:rsid w:val="00393651"/>
    <w:rsid w:val="00393EB0"/>
    <w:rsid w:val="00393F1F"/>
    <w:rsid w:val="003940B2"/>
    <w:rsid w:val="0039423A"/>
    <w:rsid w:val="0039479F"/>
    <w:rsid w:val="00394A34"/>
    <w:rsid w:val="00396662"/>
    <w:rsid w:val="003966B1"/>
    <w:rsid w:val="00396C48"/>
    <w:rsid w:val="00396F32"/>
    <w:rsid w:val="003A043A"/>
    <w:rsid w:val="003A1A27"/>
    <w:rsid w:val="003A27B9"/>
    <w:rsid w:val="003A2C89"/>
    <w:rsid w:val="003A4365"/>
    <w:rsid w:val="003A4F02"/>
    <w:rsid w:val="003A57A5"/>
    <w:rsid w:val="003A63EB"/>
    <w:rsid w:val="003A63F3"/>
    <w:rsid w:val="003A6BC5"/>
    <w:rsid w:val="003A768D"/>
    <w:rsid w:val="003A7DDD"/>
    <w:rsid w:val="003B0070"/>
    <w:rsid w:val="003B02E8"/>
    <w:rsid w:val="003B0326"/>
    <w:rsid w:val="003B08DC"/>
    <w:rsid w:val="003B20AB"/>
    <w:rsid w:val="003B3430"/>
    <w:rsid w:val="003B3475"/>
    <w:rsid w:val="003B3A49"/>
    <w:rsid w:val="003B4756"/>
    <w:rsid w:val="003B6A9C"/>
    <w:rsid w:val="003C042A"/>
    <w:rsid w:val="003C0812"/>
    <w:rsid w:val="003C0955"/>
    <w:rsid w:val="003C0E04"/>
    <w:rsid w:val="003C279A"/>
    <w:rsid w:val="003C3485"/>
    <w:rsid w:val="003C37D9"/>
    <w:rsid w:val="003C3F28"/>
    <w:rsid w:val="003C40ED"/>
    <w:rsid w:val="003C4BBD"/>
    <w:rsid w:val="003C4BEA"/>
    <w:rsid w:val="003C5105"/>
    <w:rsid w:val="003C53BB"/>
    <w:rsid w:val="003C67F8"/>
    <w:rsid w:val="003C6FBA"/>
    <w:rsid w:val="003C729A"/>
    <w:rsid w:val="003C73E3"/>
    <w:rsid w:val="003C7459"/>
    <w:rsid w:val="003D0374"/>
    <w:rsid w:val="003D14BF"/>
    <w:rsid w:val="003D2015"/>
    <w:rsid w:val="003D274E"/>
    <w:rsid w:val="003D2E12"/>
    <w:rsid w:val="003D2F00"/>
    <w:rsid w:val="003D3A93"/>
    <w:rsid w:val="003D4DC1"/>
    <w:rsid w:val="003D53BF"/>
    <w:rsid w:val="003D6794"/>
    <w:rsid w:val="003D68C4"/>
    <w:rsid w:val="003D6B79"/>
    <w:rsid w:val="003D70A5"/>
    <w:rsid w:val="003D7AE7"/>
    <w:rsid w:val="003E0777"/>
    <w:rsid w:val="003E1962"/>
    <w:rsid w:val="003E2685"/>
    <w:rsid w:val="003E42F4"/>
    <w:rsid w:val="003E4CF7"/>
    <w:rsid w:val="003E4F86"/>
    <w:rsid w:val="003E507B"/>
    <w:rsid w:val="003E6784"/>
    <w:rsid w:val="003E6A26"/>
    <w:rsid w:val="003E7539"/>
    <w:rsid w:val="003E7B78"/>
    <w:rsid w:val="003F05F7"/>
    <w:rsid w:val="003F0A10"/>
    <w:rsid w:val="003F18EE"/>
    <w:rsid w:val="003F1BD4"/>
    <w:rsid w:val="003F28EC"/>
    <w:rsid w:val="003F36F8"/>
    <w:rsid w:val="003F37A2"/>
    <w:rsid w:val="003F40E9"/>
    <w:rsid w:val="003F4488"/>
    <w:rsid w:val="003F4523"/>
    <w:rsid w:val="003F478F"/>
    <w:rsid w:val="003F5B5D"/>
    <w:rsid w:val="003F6948"/>
    <w:rsid w:val="003F6A45"/>
    <w:rsid w:val="003F6BB3"/>
    <w:rsid w:val="003F745A"/>
    <w:rsid w:val="00400575"/>
    <w:rsid w:val="00400B01"/>
    <w:rsid w:val="00400DE4"/>
    <w:rsid w:val="004017B3"/>
    <w:rsid w:val="00401871"/>
    <w:rsid w:val="00403134"/>
    <w:rsid w:val="00403494"/>
    <w:rsid w:val="00403AB4"/>
    <w:rsid w:val="0040741B"/>
    <w:rsid w:val="00410258"/>
    <w:rsid w:val="004103F3"/>
    <w:rsid w:val="004105E3"/>
    <w:rsid w:val="0041142E"/>
    <w:rsid w:val="0041186E"/>
    <w:rsid w:val="004128BF"/>
    <w:rsid w:val="004138C1"/>
    <w:rsid w:val="00413B53"/>
    <w:rsid w:val="00414775"/>
    <w:rsid w:val="004160A3"/>
    <w:rsid w:val="004163A9"/>
    <w:rsid w:val="0041656E"/>
    <w:rsid w:val="00416639"/>
    <w:rsid w:val="00416CFC"/>
    <w:rsid w:val="00420082"/>
    <w:rsid w:val="00423D87"/>
    <w:rsid w:val="00424821"/>
    <w:rsid w:val="00425738"/>
    <w:rsid w:val="00425F35"/>
    <w:rsid w:val="004260BD"/>
    <w:rsid w:val="0042639A"/>
    <w:rsid w:val="00426639"/>
    <w:rsid w:val="00427557"/>
    <w:rsid w:val="004276D1"/>
    <w:rsid w:val="004300A9"/>
    <w:rsid w:val="00430455"/>
    <w:rsid w:val="00431126"/>
    <w:rsid w:val="00431647"/>
    <w:rsid w:val="00431811"/>
    <w:rsid w:val="00431B6A"/>
    <w:rsid w:val="00431B85"/>
    <w:rsid w:val="00431F84"/>
    <w:rsid w:val="00432BE9"/>
    <w:rsid w:val="004332C8"/>
    <w:rsid w:val="00433BB4"/>
    <w:rsid w:val="00433F75"/>
    <w:rsid w:val="00434C6B"/>
    <w:rsid w:val="00436A5F"/>
    <w:rsid w:val="00440096"/>
    <w:rsid w:val="0044011A"/>
    <w:rsid w:val="00441511"/>
    <w:rsid w:val="00443635"/>
    <w:rsid w:val="00443708"/>
    <w:rsid w:val="00443995"/>
    <w:rsid w:val="004448D3"/>
    <w:rsid w:val="004451DF"/>
    <w:rsid w:val="00445639"/>
    <w:rsid w:val="00445A35"/>
    <w:rsid w:val="00446B9B"/>
    <w:rsid w:val="0044705A"/>
    <w:rsid w:val="004474CB"/>
    <w:rsid w:val="004478D1"/>
    <w:rsid w:val="00450BA3"/>
    <w:rsid w:val="00450DAE"/>
    <w:rsid w:val="0045163D"/>
    <w:rsid w:val="004519C9"/>
    <w:rsid w:val="00451FC7"/>
    <w:rsid w:val="0045208B"/>
    <w:rsid w:val="004520D0"/>
    <w:rsid w:val="0045281E"/>
    <w:rsid w:val="004543AC"/>
    <w:rsid w:val="004544C9"/>
    <w:rsid w:val="004546C9"/>
    <w:rsid w:val="00454E9D"/>
    <w:rsid w:val="00454F26"/>
    <w:rsid w:val="00455951"/>
    <w:rsid w:val="00455953"/>
    <w:rsid w:val="00455A3F"/>
    <w:rsid w:val="00455A5D"/>
    <w:rsid w:val="00456149"/>
    <w:rsid w:val="00456519"/>
    <w:rsid w:val="00457145"/>
    <w:rsid w:val="00457D0D"/>
    <w:rsid w:val="00457DFB"/>
    <w:rsid w:val="00457E75"/>
    <w:rsid w:val="00460041"/>
    <w:rsid w:val="004607DE"/>
    <w:rsid w:val="00460B40"/>
    <w:rsid w:val="004618C1"/>
    <w:rsid w:val="00461E05"/>
    <w:rsid w:val="004621D4"/>
    <w:rsid w:val="00463A3C"/>
    <w:rsid w:val="00463CCF"/>
    <w:rsid w:val="00464C49"/>
    <w:rsid w:val="0046549F"/>
    <w:rsid w:val="00467990"/>
    <w:rsid w:val="00467E1F"/>
    <w:rsid w:val="00472127"/>
    <w:rsid w:val="0047216F"/>
    <w:rsid w:val="00472368"/>
    <w:rsid w:val="0047333E"/>
    <w:rsid w:val="004735DF"/>
    <w:rsid w:val="0047410B"/>
    <w:rsid w:val="00474374"/>
    <w:rsid w:val="00474839"/>
    <w:rsid w:val="00474876"/>
    <w:rsid w:val="0047499B"/>
    <w:rsid w:val="0047534F"/>
    <w:rsid w:val="00475495"/>
    <w:rsid w:val="00475711"/>
    <w:rsid w:val="00475A4C"/>
    <w:rsid w:val="00476681"/>
    <w:rsid w:val="00477F85"/>
    <w:rsid w:val="00477F94"/>
    <w:rsid w:val="0048103C"/>
    <w:rsid w:val="00481C35"/>
    <w:rsid w:val="004824F0"/>
    <w:rsid w:val="00482875"/>
    <w:rsid w:val="004831ED"/>
    <w:rsid w:val="00483FE4"/>
    <w:rsid w:val="00484C5F"/>
    <w:rsid w:val="00484D69"/>
    <w:rsid w:val="00485475"/>
    <w:rsid w:val="00485821"/>
    <w:rsid w:val="00485DBF"/>
    <w:rsid w:val="00486E2C"/>
    <w:rsid w:val="00487595"/>
    <w:rsid w:val="004876C3"/>
    <w:rsid w:val="004878C4"/>
    <w:rsid w:val="004879AF"/>
    <w:rsid w:val="00487B2E"/>
    <w:rsid w:val="00487CC8"/>
    <w:rsid w:val="00490DB3"/>
    <w:rsid w:val="00491220"/>
    <w:rsid w:val="004912FA"/>
    <w:rsid w:val="004916EF"/>
    <w:rsid w:val="00492DF8"/>
    <w:rsid w:val="00493687"/>
    <w:rsid w:val="0049407C"/>
    <w:rsid w:val="00494A0C"/>
    <w:rsid w:val="00494E1D"/>
    <w:rsid w:val="00494FFE"/>
    <w:rsid w:val="00495806"/>
    <w:rsid w:val="00495AAA"/>
    <w:rsid w:val="00495CDA"/>
    <w:rsid w:val="00495ED6"/>
    <w:rsid w:val="0049604D"/>
    <w:rsid w:val="004963A9"/>
    <w:rsid w:val="004970D7"/>
    <w:rsid w:val="004975E5"/>
    <w:rsid w:val="00497850"/>
    <w:rsid w:val="00497E41"/>
    <w:rsid w:val="004A0924"/>
    <w:rsid w:val="004A0A1C"/>
    <w:rsid w:val="004A0C5B"/>
    <w:rsid w:val="004A1576"/>
    <w:rsid w:val="004A324D"/>
    <w:rsid w:val="004A34AB"/>
    <w:rsid w:val="004A474B"/>
    <w:rsid w:val="004A47A3"/>
    <w:rsid w:val="004A4DE1"/>
    <w:rsid w:val="004A5CE0"/>
    <w:rsid w:val="004A5FEA"/>
    <w:rsid w:val="004A6684"/>
    <w:rsid w:val="004A6906"/>
    <w:rsid w:val="004A6DCA"/>
    <w:rsid w:val="004A78B5"/>
    <w:rsid w:val="004A7BAF"/>
    <w:rsid w:val="004B096A"/>
    <w:rsid w:val="004B1F92"/>
    <w:rsid w:val="004B219F"/>
    <w:rsid w:val="004B2FB6"/>
    <w:rsid w:val="004B38FA"/>
    <w:rsid w:val="004B3F91"/>
    <w:rsid w:val="004B43B2"/>
    <w:rsid w:val="004B5FDB"/>
    <w:rsid w:val="004B5FEA"/>
    <w:rsid w:val="004B60FE"/>
    <w:rsid w:val="004B67D3"/>
    <w:rsid w:val="004B683E"/>
    <w:rsid w:val="004B6C4D"/>
    <w:rsid w:val="004B7140"/>
    <w:rsid w:val="004B7247"/>
    <w:rsid w:val="004B7CBC"/>
    <w:rsid w:val="004C0B64"/>
    <w:rsid w:val="004C14D4"/>
    <w:rsid w:val="004C1A81"/>
    <w:rsid w:val="004C1E15"/>
    <w:rsid w:val="004C1E1C"/>
    <w:rsid w:val="004C2D2B"/>
    <w:rsid w:val="004C358B"/>
    <w:rsid w:val="004C373F"/>
    <w:rsid w:val="004C38A7"/>
    <w:rsid w:val="004C4949"/>
    <w:rsid w:val="004C5060"/>
    <w:rsid w:val="004C515B"/>
    <w:rsid w:val="004C59CC"/>
    <w:rsid w:val="004C5E3E"/>
    <w:rsid w:val="004C7A9D"/>
    <w:rsid w:val="004C7BDE"/>
    <w:rsid w:val="004C7C15"/>
    <w:rsid w:val="004C7FBA"/>
    <w:rsid w:val="004D039F"/>
    <w:rsid w:val="004D1704"/>
    <w:rsid w:val="004D1BB0"/>
    <w:rsid w:val="004D2B50"/>
    <w:rsid w:val="004D333F"/>
    <w:rsid w:val="004D449C"/>
    <w:rsid w:val="004D53BC"/>
    <w:rsid w:val="004D6840"/>
    <w:rsid w:val="004E0436"/>
    <w:rsid w:val="004E07C9"/>
    <w:rsid w:val="004E0B59"/>
    <w:rsid w:val="004E0C43"/>
    <w:rsid w:val="004E135F"/>
    <w:rsid w:val="004E1412"/>
    <w:rsid w:val="004E15B9"/>
    <w:rsid w:val="004E2473"/>
    <w:rsid w:val="004E2716"/>
    <w:rsid w:val="004E2760"/>
    <w:rsid w:val="004E287E"/>
    <w:rsid w:val="004E2AF3"/>
    <w:rsid w:val="004E2EC9"/>
    <w:rsid w:val="004E368B"/>
    <w:rsid w:val="004E3B0F"/>
    <w:rsid w:val="004E3BF0"/>
    <w:rsid w:val="004E40B6"/>
    <w:rsid w:val="004E4687"/>
    <w:rsid w:val="004E52BE"/>
    <w:rsid w:val="004E5681"/>
    <w:rsid w:val="004E6B8D"/>
    <w:rsid w:val="004E6C8B"/>
    <w:rsid w:val="004E7487"/>
    <w:rsid w:val="004F0C3E"/>
    <w:rsid w:val="004F12B4"/>
    <w:rsid w:val="004F1566"/>
    <w:rsid w:val="004F2657"/>
    <w:rsid w:val="004F3569"/>
    <w:rsid w:val="004F360D"/>
    <w:rsid w:val="004F365D"/>
    <w:rsid w:val="004F3930"/>
    <w:rsid w:val="004F450F"/>
    <w:rsid w:val="004F5419"/>
    <w:rsid w:val="004F557D"/>
    <w:rsid w:val="004F72BD"/>
    <w:rsid w:val="004F7E1B"/>
    <w:rsid w:val="00500632"/>
    <w:rsid w:val="00500941"/>
    <w:rsid w:val="00501160"/>
    <w:rsid w:val="00502358"/>
    <w:rsid w:val="005028E9"/>
    <w:rsid w:val="00502A30"/>
    <w:rsid w:val="00502C54"/>
    <w:rsid w:val="00503EE8"/>
    <w:rsid w:val="00504D38"/>
    <w:rsid w:val="00505513"/>
    <w:rsid w:val="0050571B"/>
    <w:rsid w:val="005064D5"/>
    <w:rsid w:val="0050756F"/>
    <w:rsid w:val="00507F9F"/>
    <w:rsid w:val="00512257"/>
    <w:rsid w:val="0051227D"/>
    <w:rsid w:val="005132A5"/>
    <w:rsid w:val="005134EB"/>
    <w:rsid w:val="00513793"/>
    <w:rsid w:val="00513D93"/>
    <w:rsid w:val="005146C5"/>
    <w:rsid w:val="005146D9"/>
    <w:rsid w:val="00516EB6"/>
    <w:rsid w:val="00517195"/>
    <w:rsid w:val="00517583"/>
    <w:rsid w:val="00517FFE"/>
    <w:rsid w:val="0052000B"/>
    <w:rsid w:val="005201DB"/>
    <w:rsid w:val="005212B6"/>
    <w:rsid w:val="00521382"/>
    <w:rsid w:val="005216FE"/>
    <w:rsid w:val="005229A4"/>
    <w:rsid w:val="0052364B"/>
    <w:rsid w:val="005241AC"/>
    <w:rsid w:val="005242B4"/>
    <w:rsid w:val="00524539"/>
    <w:rsid w:val="00524CC5"/>
    <w:rsid w:val="00526202"/>
    <w:rsid w:val="0052646B"/>
    <w:rsid w:val="00526727"/>
    <w:rsid w:val="00526E35"/>
    <w:rsid w:val="00527426"/>
    <w:rsid w:val="00527480"/>
    <w:rsid w:val="00527D0A"/>
    <w:rsid w:val="0053003F"/>
    <w:rsid w:val="005308EB"/>
    <w:rsid w:val="00531538"/>
    <w:rsid w:val="00531A22"/>
    <w:rsid w:val="00532495"/>
    <w:rsid w:val="005329AB"/>
    <w:rsid w:val="00534D23"/>
    <w:rsid w:val="00535174"/>
    <w:rsid w:val="00535E78"/>
    <w:rsid w:val="00536622"/>
    <w:rsid w:val="0053787D"/>
    <w:rsid w:val="005409BA"/>
    <w:rsid w:val="00541E4C"/>
    <w:rsid w:val="00542927"/>
    <w:rsid w:val="00544392"/>
    <w:rsid w:val="00544511"/>
    <w:rsid w:val="0054469E"/>
    <w:rsid w:val="005449C0"/>
    <w:rsid w:val="00545180"/>
    <w:rsid w:val="00546517"/>
    <w:rsid w:val="00546F74"/>
    <w:rsid w:val="0054736B"/>
    <w:rsid w:val="0054743D"/>
    <w:rsid w:val="005474DA"/>
    <w:rsid w:val="005511A1"/>
    <w:rsid w:val="005537F1"/>
    <w:rsid w:val="005539AF"/>
    <w:rsid w:val="00553CED"/>
    <w:rsid w:val="005549E4"/>
    <w:rsid w:val="00555DA7"/>
    <w:rsid w:val="00556ABC"/>
    <w:rsid w:val="005571E6"/>
    <w:rsid w:val="0056005F"/>
    <w:rsid w:val="00560EE8"/>
    <w:rsid w:val="00561C4A"/>
    <w:rsid w:val="00562239"/>
    <w:rsid w:val="005630DD"/>
    <w:rsid w:val="00563EB3"/>
    <w:rsid w:val="00564E0D"/>
    <w:rsid w:val="00566497"/>
    <w:rsid w:val="00566780"/>
    <w:rsid w:val="00566EC5"/>
    <w:rsid w:val="00567235"/>
    <w:rsid w:val="005678C5"/>
    <w:rsid w:val="00567CC0"/>
    <w:rsid w:val="005711A1"/>
    <w:rsid w:val="005712C0"/>
    <w:rsid w:val="00571DF6"/>
    <w:rsid w:val="005737C9"/>
    <w:rsid w:val="00573F76"/>
    <w:rsid w:val="00574995"/>
    <w:rsid w:val="005755F6"/>
    <w:rsid w:val="005763B0"/>
    <w:rsid w:val="00576661"/>
    <w:rsid w:val="00576E1B"/>
    <w:rsid w:val="00576F29"/>
    <w:rsid w:val="0057748B"/>
    <w:rsid w:val="00577AFB"/>
    <w:rsid w:val="00577D58"/>
    <w:rsid w:val="0058073D"/>
    <w:rsid w:val="00580CE9"/>
    <w:rsid w:val="00581128"/>
    <w:rsid w:val="00581F7A"/>
    <w:rsid w:val="00582DC5"/>
    <w:rsid w:val="00582F79"/>
    <w:rsid w:val="00583283"/>
    <w:rsid w:val="00583C8D"/>
    <w:rsid w:val="00584731"/>
    <w:rsid w:val="00585704"/>
    <w:rsid w:val="00585B76"/>
    <w:rsid w:val="00585E64"/>
    <w:rsid w:val="00585F85"/>
    <w:rsid w:val="005860B9"/>
    <w:rsid w:val="005879FF"/>
    <w:rsid w:val="00587EB9"/>
    <w:rsid w:val="005906BD"/>
    <w:rsid w:val="005910C9"/>
    <w:rsid w:val="00591844"/>
    <w:rsid w:val="00591858"/>
    <w:rsid w:val="00592081"/>
    <w:rsid w:val="00592BCB"/>
    <w:rsid w:val="00592BD5"/>
    <w:rsid w:val="005937B5"/>
    <w:rsid w:val="00593C62"/>
    <w:rsid w:val="00593D99"/>
    <w:rsid w:val="00595D25"/>
    <w:rsid w:val="00596B6D"/>
    <w:rsid w:val="00596B84"/>
    <w:rsid w:val="00597EE0"/>
    <w:rsid w:val="005A13DF"/>
    <w:rsid w:val="005A185A"/>
    <w:rsid w:val="005A1CAF"/>
    <w:rsid w:val="005A2AA6"/>
    <w:rsid w:val="005A2BD5"/>
    <w:rsid w:val="005A386B"/>
    <w:rsid w:val="005A4CB9"/>
    <w:rsid w:val="005A4D30"/>
    <w:rsid w:val="005A4DDE"/>
    <w:rsid w:val="005A7DBC"/>
    <w:rsid w:val="005A7E46"/>
    <w:rsid w:val="005B037E"/>
    <w:rsid w:val="005B050E"/>
    <w:rsid w:val="005B05F1"/>
    <w:rsid w:val="005B0B9F"/>
    <w:rsid w:val="005B1693"/>
    <w:rsid w:val="005B1BAA"/>
    <w:rsid w:val="005B26BA"/>
    <w:rsid w:val="005B2D89"/>
    <w:rsid w:val="005B325E"/>
    <w:rsid w:val="005B386B"/>
    <w:rsid w:val="005B3CCC"/>
    <w:rsid w:val="005B4216"/>
    <w:rsid w:val="005B424A"/>
    <w:rsid w:val="005B42C5"/>
    <w:rsid w:val="005B5D15"/>
    <w:rsid w:val="005B6078"/>
    <w:rsid w:val="005C039E"/>
    <w:rsid w:val="005C1D4F"/>
    <w:rsid w:val="005C30B1"/>
    <w:rsid w:val="005C3633"/>
    <w:rsid w:val="005C44E6"/>
    <w:rsid w:val="005C513A"/>
    <w:rsid w:val="005C51F1"/>
    <w:rsid w:val="005C5656"/>
    <w:rsid w:val="005C5A2E"/>
    <w:rsid w:val="005C5E09"/>
    <w:rsid w:val="005C5E6F"/>
    <w:rsid w:val="005C6913"/>
    <w:rsid w:val="005C701B"/>
    <w:rsid w:val="005D1852"/>
    <w:rsid w:val="005D191D"/>
    <w:rsid w:val="005D2388"/>
    <w:rsid w:val="005D246C"/>
    <w:rsid w:val="005D2672"/>
    <w:rsid w:val="005D2A1F"/>
    <w:rsid w:val="005D39E1"/>
    <w:rsid w:val="005D3B42"/>
    <w:rsid w:val="005D5323"/>
    <w:rsid w:val="005D5854"/>
    <w:rsid w:val="005D6214"/>
    <w:rsid w:val="005D6B94"/>
    <w:rsid w:val="005D798A"/>
    <w:rsid w:val="005D7C2C"/>
    <w:rsid w:val="005E0147"/>
    <w:rsid w:val="005E0629"/>
    <w:rsid w:val="005E0DA7"/>
    <w:rsid w:val="005E1843"/>
    <w:rsid w:val="005E1A0B"/>
    <w:rsid w:val="005E1B5B"/>
    <w:rsid w:val="005E3690"/>
    <w:rsid w:val="005E3A30"/>
    <w:rsid w:val="005E3A58"/>
    <w:rsid w:val="005E3CFE"/>
    <w:rsid w:val="005E3D50"/>
    <w:rsid w:val="005E4291"/>
    <w:rsid w:val="005E4E05"/>
    <w:rsid w:val="005E4EDA"/>
    <w:rsid w:val="005E628D"/>
    <w:rsid w:val="005E6849"/>
    <w:rsid w:val="005E6C8C"/>
    <w:rsid w:val="005E6F2A"/>
    <w:rsid w:val="005E7060"/>
    <w:rsid w:val="005E7642"/>
    <w:rsid w:val="005E7A9C"/>
    <w:rsid w:val="005F0281"/>
    <w:rsid w:val="005F15E7"/>
    <w:rsid w:val="005F2485"/>
    <w:rsid w:val="005F2E1B"/>
    <w:rsid w:val="005F33FF"/>
    <w:rsid w:val="005F38B4"/>
    <w:rsid w:val="005F407B"/>
    <w:rsid w:val="005F47B6"/>
    <w:rsid w:val="005F47CD"/>
    <w:rsid w:val="005F48CE"/>
    <w:rsid w:val="005F4BDF"/>
    <w:rsid w:val="005F5A6E"/>
    <w:rsid w:val="005F6591"/>
    <w:rsid w:val="005F7DF3"/>
    <w:rsid w:val="0060083A"/>
    <w:rsid w:val="006017F8"/>
    <w:rsid w:val="00601841"/>
    <w:rsid w:val="00601997"/>
    <w:rsid w:val="00601E88"/>
    <w:rsid w:val="00602625"/>
    <w:rsid w:val="0060295B"/>
    <w:rsid w:val="00602A84"/>
    <w:rsid w:val="00604F42"/>
    <w:rsid w:val="0060504E"/>
    <w:rsid w:val="00605418"/>
    <w:rsid w:val="00606A14"/>
    <w:rsid w:val="00606A57"/>
    <w:rsid w:val="006070AE"/>
    <w:rsid w:val="00607F41"/>
    <w:rsid w:val="00610861"/>
    <w:rsid w:val="006116B6"/>
    <w:rsid w:val="00611811"/>
    <w:rsid w:val="00611BF5"/>
    <w:rsid w:val="00613C4E"/>
    <w:rsid w:val="00614A63"/>
    <w:rsid w:val="00614CA6"/>
    <w:rsid w:val="00615897"/>
    <w:rsid w:val="006169FA"/>
    <w:rsid w:val="006173CF"/>
    <w:rsid w:val="00617A5C"/>
    <w:rsid w:val="00620AC2"/>
    <w:rsid w:val="006210AD"/>
    <w:rsid w:val="006218ED"/>
    <w:rsid w:val="00622768"/>
    <w:rsid w:val="0062307C"/>
    <w:rsid w:val="00623AA6"/>
    <w:rsid w:val="00623F15"/>
    <w:rsid w:val="006243C5"/>
    <w:rsid w:val="00625224"/>
    <w:rsid w:val="00625948"/>
    <w:rsid w:val="0062659C"/>
    <w:rsid w:val="006266E6"/>
    <w:rsid w:val="0062771E"/>
    <w:rsid w:val="00630933"/>
    <w:rsid w:val="00631E79"/>
    <w:rsid w:val="00633E5F"/>
    <w:rsid w:val="0063435A"/>
    <w:rsid w:val="00637088"/>
    <w:rsid w:val="006371D7"/>
    <w:rsid w:val="006378CA"/>
    <w:rsid w:val="00637D1B"/>
    <w:rsid w:val="00640328"/>
    <w:rsid w:val="00641EB6"/>
    <w:rsid w:val="006420E2"/>
    <w:rsid w:val="00642D86"/>
    <w:rsid w:val="006431DC"/>
    <w:rsid w:val="006433DC"/>
    <w:rsid w:val="00644D85"/>
    <w:rsid w:val="00645179"/>
    <w:rsid w:val="006457AF"/>
    <w:rsid w:val="006463DB"/>
    <w:rsid w:val="00646DA0"/>
    <w:rsid w:val="0064711C"/>
    <w:rsid w:val="00647388"/>
    <w:rsid w:val="006479B2"/>
    <w:rsid w:val="00647C02"/>
    <w:rsid w:val="00650627"/>
    <w:rsid w:val="00651C3F"/>
    <w:rsid w:val="0065207B"/>
    <w:rsid w:val="00652C8D"/>
    <w:rsid w:val="00653C88"/>
    <w:rsid w:val="00653F2E"/>
    <w:rsid w:val="006557B6"/>
    <w:rsid w:val="00656BF2"/>
    <w:rsid w:val="00656C70"/>
    <w:rsid w:val="00657356"/>
    <w:rsid w:val="0066022B"/>
    <w:rsid w:val="006603E6"/>
    <w:rsid w:val="00661177"/>
    <w:rsid w:val="006611FE"/>
    <w:rsid w:val="0066153B"/>
    <w:rsid w:val="0066261F"/>
    <w:rsid w:val="0066304E"/>
    <w:rsid w:val="00663A59"/>
    <w:rsid w:val="006647C7"/>
    <w:rsid w:val="006654ED"/>
    <w:rsid w:val="00665604"/>
    <w:rsid w:val="006656BB"/>
    <w:rsid w:val="00665A84"/>
    <w:rsid w:val="00666A68"/>
    <w:rsid w:val="00666D2E"/>
    <w:rsid w:val="0066766B"/>
    <w:rsid w:val="00672B51"/>
    <w:rsid w:val="00672C42"/>
    <w:rsid w:val="00672FAF"/>
    <w:rsid w:val="00673C10"/>
    <w:rsid w:val="00674B62"/>
    <w:rsid w:val="00674BF9"/>
    <w:rsid w:val="0067591E"/>
    <w:rsid w:val="00676A60"/>
    <w:rsid w:val="00676E01"/>
    <w:rsid w:val="0067726B"/>
    <w:rsid w:val="00677500"/>
    <w:rsid w:val="0067790B"/>
    <w:rsid w:val="00680A31"/>
    <w:rsid w:val="00680C2C"/>
    <w:rsid w:val="006810FD"/>
    <w:rsid w:val="006817E3"/>
    <w:rsid w:val="00681B04"/>
    <w:rsid w:val="00681B9E"/>
    <w:rsid w:val="006825AB"/>
    <w:rsid w:val="00684828"/>
    <w:rsid w:val="00685C65"/>
    <w:rsid w:val="00686CF4"/>
    <w:rsid w:val="00687044"/>
    <w:rsid w:val="0069040E"/>
    <w:rsid w:val="00690ACE"/>
    <w:rsid w:val="00690ED4"/>
    <w:rsid w:val="0069116A"/>
    <w:rsid w:val="00691911"/>
    <w:rsid w:val="006927CF"/>
    <w:rsid w:val="006929CD"/>
    <w:rsid w:val="00693D7A"/>
    <w:rsid w:val="00693D88"/>
    <w:rsid w:val="006951FE"/>
    <w:rsid w:val="00695293"/>
    <w:rsid w:val="00695551"/>
    <w:rsid w:val="006963C5"/>
    <w:rsid w:val="00697001"/>
    <w:rsid w:val="00697CBF"/>
    <w:rsid w:val="006A193C"/>
    <w:rsid w:val="006A24D4"/>
    <w:rsid w:val="006A2548"/>
    <w:rsid w:val="006A324A"/>
    <w:rsid w:val="006A3E91"/>
    <w:rsid w:val="006A4466"/>
    <w:rsid w:val="006A45BD"/>
    <w:rsid w:val="006A700F"/>
    <w:rsid w:val="006A7B42"/>
    <w:rsid w:val="006B0110"/>
    <w:rsid w:val="006B0477"/>
    <w:rsid w:val="006B04F4"/>
    <w:rsid w:val="006B09E3"/>
    <w:rsid w:val="006B0EED"/>
    <w:rsid w:val="006B11A3"/>
    <w:rsid w:val="006B134F"/>
    <w:rsid w:val="006B180F"/>
    <w:rsid w:val="006B19A4"/>
    <w:rsid w:val="006B299B"/>
    <w:rsid w:val="006B3407"/>
    <w:rsid w:val="006B4253"/>
    <w:rsid w:val="006B6206"/>
    <w:rsid w:val="006B6BAD"/>
    <w:rsid w:val="006B7D0E"/>
    <w:rsid w:val="006C0534"/>
    <w:rsid w:val="006C0BBE"/>
    <w:rsid w:val="006C0BFC"/>
    <w:rsid w:val="006C0CF1"/>
    <w:rsid w:val="006C12C0"/>
    <w:rsid w:val="006C1961"/>
    <w:rsid w:val="006C37EB"/>
    <w:rsid w:val="006C3FE5"/>
    <w:rsid w:val="006C406B"/>
    <w:rsid w:val="006C5198"/>
    <w:rsid w:val="006C549D"/>
    <w:rsid w:val="006C55AE"/>
    <w:rsid w:val="006C5F5C"/>
    <w:rsid w:val="006C634B"/>
    <w:rsid w:val="006C741E"/>
    <w:rsid w:val="006D0606"/>
    <w:rsid w:val="006D0D2C"/>
    <w:rsid w:val="006D29E3"/>
    <w:rsid w:val="006D2ADC"/>
    <w:rsid w:val="006D3398"/>
    <w:rsid w:val="006D3569"/>
    <w:rsid w:val="006D38F4"/>
    <w:rsid w:val="006D4149"/>
    <w:rsid w:val="006D4D58"/>
    <w:rsid w:val="006D5499"/>
    <w:rsid w:val="006D58DF"/>
    <w:rsid w:val="006D6509"/>
    <w:rsid w:val="006D69D8"/>
    <w:rsid w:val="006D703F"/>
    <w:rsid w:val="006D7F4D"/>
    <w:rsid w:val="006E0CC2"/>
    <w:rsid w:val="006E111E"/>
    <w:rsid w:val="006E1A1C"/>
    <w:rsid w:val="006E1A9C"/>
    <w:rsid w:val="006E1CC1"/>
    <w:rsid w:val="006E2088"/>
    <w:rsid w:val="006E28FF"/>
    <w:rsid w:val="006E2AF7"/>
    <w:rsid w:val="006E32AC"/>
    <w:rsid w:val="006E3950"/>
    <w:rsid w:val="006E3F98"/>
    <w:rsid w:val="006E40B4"/>
    <w:rsid w:val="006E56E4"/>
    <w:rsid w:val="006E5B87"/>
    <w:rsid w:val="006E5C8D"/>
    <w:rsid w:val="006E6449"/>
    <w:rsid w:val="006E7879"/>
    <w:rsid w:val="006E7F01"/>
    <w:rsid w:val="006F0623"/>
    <w:rsid w:val="006F2B0F"/>
    <w:rsid w:val="006F2F4D"/>
    <w:rsid w:val="006F38B1"/>
    <w:rsid w:val="006F39EA"/>
    <w:rsid w:val="006F425B"/>
    <w:rsid w:val="006F494F"/>
    <w:rsid w:val="006F4CB0"/>
    <w:rsid w:val="006F4FE6"/>
    <w:rsid w:val="006F55CB"/>
    <w:rsid w:val="006F57EB"/>
    <w:rsid w:val="006F5C6B"/>
    <w:rsid w:val="006F5D31"/>
    <w:rsid w:val="006F64BF"/>
    <w:rsid w:val="00700B9A"/>
    <w:rsid w:val="00700D87"/>
    <w:rsid w:val="007015D0"/>
    <w:rsid w:val="00701AE1"/>
    <w:rsid w:val="00702191"/>
    <w:rsid w:val="00702B7F"/>
    <w:rsid w:val="00702F11"/>
    <w:rsid w:val="00703A27"/>
    <w:rsid w:val="0070463C"/>
    <w:rsid w:val="00705920"/>
    <w:rsid w:val="00705A7D"/>
    <w:rsid w:val="00706252"/>
    <w:rsid w:val="00707320"/>
    <w:rsid w:val="0070767C"/>
    <w:rsid w:val="00707E62"/>
    <w:rsid w:val="00710503"/>
    <w:rsid w:val="007107D7"/>
    <w:rsid w:val="00711A9E"/>
    <w:rsid w:val="00713742"/>
    <w:rsid w:val="0071432B"/>
    <w:rsid w:val="007149F8"/>
    <w:rsid w:val="0071519C"/>
    <w:rsid w:val="00715988"/>
    <w:rsid w:val="007163C5"/>
    <w:rsid w:val="00716FFE"/>
    <w:rsid w:val="00717347"/>
    <w:rsid w:val="0071791D"/>
    <w:rsid w:val="007203B5"/>
    <w:rsid w:val="007204E3"/>
    <w:rsid w:val="00720604"/>
    <w:rsid w:val="0072082C"/>
    <w:rsid w:val="007208E1"/>
    <w:rsid w:val="00721B4E"/>
    <w:rsid w:val="0072329D"/>
    <w:rsid w:val="0072385D"/>
    <w:rsid w:val="00723883"/>
    <w:rsid w:val="00723A76"/>
    <w:rsid w:val="007246EB"/>
    <w:rsid w:val="00724AA2"/>
    <w:rsid w:val="007256D3"/>
    <w:rsid w:val="0072686B"/>
    <w:rsid w:val="0072695B"/>
    <w:rsid w:val="00726CD9"/>
    <w:rsid w:val="00726E89"/>
    <w:rsid w:val="0072749B"/>
    <w:rsid w:val="00727F9C"/>
    <w:rsid w:val="0073031E"/>
    <w:rsid w:val="00733371"/>
    <w:rsid w:val="007333D6"/>
    <w:rsid w:val="0073422F"/>
    <w:rsid w:val="007342EB"/>
    <w:rsid w:val="007360FF"/>
    <w:rsid w:val="00736C49"/>
    <w:rsid w:val="00736F7A"/>
    <w:rsid w:val="00740AFA"/>
    <w:rsid w:val="007410BF"/>
    <w:rsid w:val="00741DC1"/>
    <w:rsid w:val="00742F0E"/>
    <w:rsid w:val="00744488"/>
    <w:rsid w:val="0074453B"/>
    <w:rsid w:val="00745836"/>
    <w:rsid w:val="00746599"/>
    <w:rsid w:val="007469E2"/>
    <w:rsid w:val="00750A0C"/>
    <w:rsid w:val="00750ABF"/>
    <w:rsid w:val="00750DF4"/>
    <w:rsid w:val="0075155F"/>
    <w:rsid w:val="00751985"/>
    <w:rsid w:val="00751C3C"/>
    <w:rsid w:val="00752472"/>
    <w:rsid w:val="00752839"/>
    <w:rsid w:val="007532EF"/>
    <w:rsid w:val="0075336C"/>
    <w:rsid w:val="00754124"/>
    <w:rsid w:val="0075415F"/>
    <w:rsid w:val="00754659"/>
    <w:rsid w:val="00755259"/>
    <w:rsid w:val="007569AF"/>
    <w:rsid w:val="00757047"/>
    <w:rsid w:val="007576F5"/>
    <w:rsid w:val="0076089C"/>
    <w:rsid w:val="00761186"/>
    <w:rsid w:val="007617F8"/>
    <w:rsid w:val="00762662"/>
    <w:rsid w:val="00764019"/>
    <w:rsid w:val="00764579"/>
    <w:rsid w:val="007649FE"/>
    <w:rsid w:val="00764FAF"/>
    <w:rsid w:val="0076503C"/>
    <w:rsid w:val="00765C3B"/>
    <w:rsid w:val="00765E15"/>
    <w:rsid w:val="00766232"/>
    <w:rsid w:val="00766BDB"/>
    <w:rsid w:val="00767533"/>
    <w:rsid w:val="00767D5A"/>
    <w:rsid w:val="007704EE"/>
    <w:rsid w:val="0077101D"/>
    <w:rsid w:val="0077160C"/>
    <w:rsid w:val="00771D4F"/>
    <w:rsid w:val="007730A7"/>
    <w:rsid w:val="00775269"/>
    <w:rsid w:val="00775DD6"/>
    <w:rsid w:val="00776415"/>
    <w:rsid w:val="0077743F"/>
    <w:rsid w:val="00777B96"/>
    <w:rsid w:val="00777E2D"/>
    <w:rsid w:val="00780A8C"/>
    <w:rsid w:val="00780AFB"/>
    <w:rsid w:val="007825C0"/>
    <w:rsid w:val="007844CF"/>
    <w:rsid w:val="007852C1"/>
    <w:rsid w:val="00785CD9"/>
    <w:rsid w:val="00786B02"/>
    <w:rsid w:val="00787A26"/>
    <w:rsid w:val="00790C1B"/>
    <w:rsid w:val="00790D2B"/>
    <w:rsid w:val="00791D17"/>
    <w:rsid w:val="00791F40"/>
    <w:rsid w:val="007925AA"/>
    <w:rsid w:val="0079296E"/>
    <w:rsid w:val="00792FD5"/>
    <w:rsid w:val="0079331F"/>
    <w:rsid w:val="007938AC"/>
    <w:rsid w:val="00793C18"/>
    <w:rsid w:val="00793E82"/>
    <w:rsid w:val="00793EBF"/>
    <w:rsid w:val="00793FBC"/>
    <w:rsid w:val="007943CD"/>
    <w:rsid w:val="0079454F"/>
    <w:rsid w:val="0079574A"/>
    <w:rsid w:val="00797079"/>
    <w:rsid w:val="00797697"/>
    <w:rsid w:val="00797E7E"/>
    <w:rsid w:val="007A0E13"/>
    <w:rsid w:val="007A0E1F"/>
    <w:rsid w:val="007A1333"/>
    <w:rsid w:val="007A1469"/>
    <w:rsid w:val="007A15D0"/>
    <w:rsid w:val="007A2D6F"/>
    <w:rsid w:val="007A374B"/>
    <w:rsid w:val="007A419A"/>
    <w:rsid w:val="007A5068"/>
    <w:rsid w:val="007A57FB"/>
    <w:rsid w:val="007A6D55"/>
    <w:rsid w:val="007A7055"/>
    <w:rsid w:val="007A7071"/>
    <w:rsid w:val="007A793A"/>
    <w:rsid w:val="007A7EDB"/>
    <w:rsid w:val="007B03B1"/>
    <w:rsid w:val="007B0517"/>
    <w:rsid w:val="007B05E0"/>
    <w:rsid w:val="007B0B76"/>
    <w:rsid w:val="007B0D98"/>
    <w:rsid w:val="007B153A"/>
    <w:rsid w:val="007B1903"/>
    <w:rsid w:val="007B2531"/>
    <w:rsid w:val="007B27C2"/>
    <w:rsid w:val="007B2EFF"/>
    <w:rsid w:val="007B33C4"/>
    <w:rsid w:val="007B3FFC"/>
    <w:rsid w:val="007B457C"/>
    <w:rsid w:val="007B6141"/>
    <w:rsid w:val="007B6F2A"/>
    <w:rsid w:val="007B7D33"/>
    <w:rsid w:val="007C01A9"/>
    <w:rsid w:val="007C111B"/>
    <w:rsid w:val="007C3A2A"/>
    <w:rsid w:val="007C41FF"/>
    <w:rsid w:val="007C4510"/>
    <w:rsid w:val="007C4BBC"/>
    <w:rsid w:val="007C4EF6"/>
    <w:rsid w:val="007C6FAF"/>
    <w:rsid w:val="007C762C"/>
    <w:rsid w:val="007C7B68"/>
    <w:rsid w:val="007C7C41"/>
    <w:rsid w:val="007D05E8"/>
    <w:rsid w:val="007D07AE"/>
    <w:rsid w:val="007D0AB2"/>
    <w:rsid w:val="007D1B3E"/>
    <w:rsid w:val="007D1DE1"/>
    <w:rsid w:val="007D2584"/>
    <w:rsid w:val="007D263A"/>
    <w:rsid w:val="007D3AFF"/>
    <w:rsid w:val="007D5E24"/>
    <w:rsid w:val="007D5ED7"/>
    <w:rsid w:val="007D7099"/>
    <w:rsid w:val="007D709A"/>
    <w:rsid w:val="007D776C"/>
    <w:rsid w:val="007E0023"/>
    <w:rsid w:val="007E0B09"/>
    <w:rsid w:val="007E0DBC"/>
    <w:rsid w:val="007E130E"/>
    <w:rsid w:val="007E1760"/>
    <w:rsid w:val="007E1DCD"/>
    <w:rsid w:val="007E245F"/>
    <w:rsid w:val="007E2DE6"/>
    <w:rsid w:val="007E3AFB"/>
    <w:rsid w:val="007E3D49"/>
    <w:rsid w:val="007E3FE9"/>
    <w:rsid w:val="007E4EC0"/>
    <w:rsid w:val="007E62AA"/>
    <w:rsid w:val="007E676B"/>
    <w:rsid w:val="007E68A3"/>
    <w:rsid w:val="007E6943"/>
    <w:rsid w:val="007E77ED"/>
    <w:rsid w:val="007F0A20"/>
    <w:rsid w:val="007F20BF"/>
    <w:rsid w:val="007F2789"/>
    <w:rsid w:val="007F2B22"/>
    <w:rsid w:val="007F2EC8"/>
    <w:rsid w:val="007F2EEF"/>
    <w:rsid w:val="007F2EF4"/>
    <w:rsid w:val="007F3127"/>
    <w:rsid w:val="007F4701"/>
    <w:rsid w:val="007F4740"/>
    <w:rsid w:val="007F560C"/>
    <w:rsid w:val="007F63CC"/>
    <w:rsid w:val="007F6886"/>
    <w:rsid w:val="007F77A3"/>
    <w:rsid w:val="007F7924"/>
    <w:rsid w:val="007F7C89"/>
    <w:rsid w:val="007F7FE2"/>
    <w:rsid w:val="0080142D"/>
    <w:rsid w:val="0080226A"/>
    <w:rsid w:val="008022AD"/>
    <w:rsid w:val="0080284C"/>
    <w:rsid w:val="00803107"/>
    <w:rsid w:val="00804BB3"/>
    <w:rsid w:val="00804D53"/>
    <w:rsid w:val="00805B3D"/>
    <w:rsid w:val="008061A1"/>
    <w:rsid w:val="008065F0"/>
    <w:rsid w:val="00807967"/>
    <w:rsid w:val="00807F3F"/>
    <w:rsid w:val="008103B3"/>
    <w:rsid w:val="00810985"/>
    <w:rsid w:val="0081195E"/>
    <w:rsid w:val="008126F6"/>
    <w:rsid w:val="00812A5F"/>
    <w:rsid w:val="0081345B"/>
    <w:rsid w:val="0081445F"/>
    <w:rsid w:val="00814498"/>
    <w:rsid w:val="008153B8"/>
    <w:rsid w:val="0081554E"/>
    <w:rsid w:val="0081568B"/>
    <w:rsid w:val="00815E8F"/>
    <w:rsid w:val="0081604D"/>
    <w:rsid w:val="008169CC"/>
    <w:rsid w:val="00817BFD"/>
    <w:rsid w:val="00820542"/>
    <w:rsid w:val="00820D97"/>
    <w:rsid w:val="00821E09"/>
    <w:rsid w:val="008227B3"/>
    <w:rsid w:val="00822A89"/>
    <w:rsid w:val="00822C3B"/>
    <w:rsid w:val="0082313B"/>
    <w:rsid w:val="008234A2"/>
    <w:rsid w:val="00823792"/>
    <w:rsid w:val="00824751"/>
    <w:rsid w:val="00825165"/>
    <w:rsid w:val="00825539"/>
    <w:rsid w:val="00826079"/>
    <w:rsid w:val="00826164"/>
    <w:rsid w:val="008265BE"/>
    <w:rsid w:val="0082661F"/>
    <w:rsid w:val="00826717"/>
    <w:rsid w:val="008267B4"/>
    <w:rsid w:val="00826AB5"/>
    <w:rsid w:val="00827F23"/>
    <w:rsid w:val="00830330"/>
    <w:rsid w:val="0083061E"/>
    <w:rsid w:val="00830CD4"/>
    <w:rsid w:val="00831151"/>
    <w:rsid w:val="0083122D"/>
    <w:rsid w:val="00832391"/>
    <w:rsid w:val="00832839"/>
    <w:rsid w:val="00833234"/>
    <w:rsid w:val="008343BD"/>
    <w:rsid w:val="00835C47"/>
    <w:rsid w:val="00836900"/>
    <w:rsid w:val="00836B7B"/>
    <w:rsid w:val="0083705E"/>
    <w:rsid w:val="008373D8"/>
    <w:rsid w:val="008404BC"/>
    <w:rsid w:val="0084277B"/>
    <w:rsid w:val="008439E2"/>
    <w:rsid w:val="00843CB1"/>
    <w:rsid w:val="00843CC6"/>
    <w:rsid w:val="008445DE"/>
    <w:rsid w:val="008459DD"/>
    <w:rsid w:val="00845FAC"/>
    <w:rsid w:val="00846CC9"/>
    <w:rsid w:val="00847610"/>
    <w:rsid w:val="008508B7"/>
    <w:rsid w:val="00850C85"/>
    <w:rsid w:val="008518DF"/>
    <w:rsid w:val="008518E0"/>
    <w:rsid w:val="0085353B"/>
    <w:rsid w:val="008536FA"/>
    <w:rsid w:val="00854707"/>
    <w:rsid w:val="0085479D"/>
    <w:rsid w:val="008550FF"/>
    <w:rsid w:val="00855167"/>
    <w:rsid w:val="008559E1"/>
    <w:rsid w:val="00855ADF"/>
    <w:rsid w:val="008565F1"/>
    <w:rsid w:val="008570F2"/>
    <w:rsid w:val="00857319"/>
    <w:rsid w:val="00861014"/>
    <w:rsid w:val="008610C7"/>
    <w:rsid w:val="008622DB"/>
    <w:rsid w:val="008623E2"/>
    <w:rsid w:val="00865A8B"/>
    <w:rsid w:val="00865F1D"/>
    <w:rsid w:val="008672AE"/>
    <w:rsid w:val="00867E53"/>
    <w:rsid w:val="0087028A"/>
    <w:rsid w:val="008706EC"/>
    <w:rsid w:val="00872BD6"/>
    <w:rsid w:val="008737F9"/>
    <w:rsid w:val="0087385F"/>
    <w:rsid w:val="008743E5"/>
    <w:rsid w:val="00874B45"/>
    <w:rsid w:val="00874C56"/>
    <w:rsid w:val="00875847"/>
    <w:rsid w:val="00876365"/>
    <w:rsid w:val="00880AE0"/>
    <w:rsid w:val="00880DC5"/>
    <w:rsid w:val="008817A9"/>
    <w:rsid w:val="00884BBB"/>
    <w:rsid w:val="008854CE"/>
    <w:rsid w:val="00885633"/>
    <w:rsid w:val="008857A5"/>
    <w:rsid w:val="008860A2"/>
    <w:rsid w:val="00886979"/>
    <w:rsid w:val="00887408"/>
    <w:rsid w:val="00887971"/>
    <w:rsid w:val="00887DF4"/>
    <w:rsid w:val="008914DC"/>
    <w:rsid w:val="0089245A"/>
    <w:rsid w:val="00892EFB"/>
    <w:rsid w:val="00894BF0"/>
    <w:rsid w:val="0089525C"/>
    <w:rsid w:val="008972B8"/>
    <w:rsid w:val="008A03B7"/>
    <w:rsid w:val="008A0E9E"/>
    <w:rsid w:val="008A1738"/>
    <w:rsid w:val="008A1868"/>
    <w:rsid w:val="008A1AAE"/>
    <w:rsid w:val="008A1E9E"/>
    <w:rsid w:val="008A1FA6"/>
    <w:rsid w:val="008A26B2"/>
    <w:rsid w:val="008A3165"/>
    <w:rsid w:val="008A3454"/>
    <w:rsid w:val="008A3C19"/>
    <w:rsid w:val="008A44D3"/>
    <w:rsid w:val="008A4FDC"/>
    <w:rsid w:val="008A5764"/>
    <w:rsid w:val="008A672A"/>
    <w:rsid w:val="008A717D"/>
    <w:rsid w:val="008A7706"/>
    <w:rsid w:val="008A7992"/>
    <w:rsid w:val="008A7E90"/>
    <w:rsid w:val="008B11C5"/>
    <w:rsid w:val="008B1954"/>
    <w:rsid w:val="008B21F6"/>
    <w:rsid w:val="008B239F"/>
    <w:rsid w:val="008B3243"/>
    <w:rsid w:val="008B5481"/>
    <w:rsid w:val="008B54DE"/>
    <w:rsid w:val="008B64BD"/>
    <w:rsid w:val="008B6DF2"/>
    <w:rsid w:val="008B7007"/>
    <w:rsid w:val="008B7371"/>
    <w:rsid w:val="008B7545"/>
    <w:rsid w:val="008B7D71"/>
    <w:rsid w:val="008B7F8B"/>
    <w:rsid w:val="008B7F96"/>
    <w:rsid w:val="008C0204"/>
    <w:rsid w:val="008C062F"/>
    <w:rsid w:val="008C0FCF"/>
    <w:rsid w:val="008C1A9C"/>
    <w:rsid w:val="008C260A"/>
    <w:rsid w:val="008C29A1"/>
    <w:rsid w:val="008C2E82"/>
    <w:rsid w:val="008C32AA"/>
    <w:rsid w:val="008C34F3"/>
    <w:rsid w:val="008C3606"/>
    <w:rsid w:val="008C3B60"/>
    <w:rsid w:val="008C3C96"/>
    <w:rsid w:val="008C3E28"/>
    <w:rsid w:val="008C468C"/>
    <w:rsid w:val="008C5062"/>
    <w:rsid w:val="008C5A94"/>
    <w:rsid w:val="008C60D0"/>
    <w:rsid w:val="008C6F27"/>
    <w:rsid w:val="008D018F"/>
    <w:rsid w:val="008D0303"/>
    <w:rsid w:val="008D07DA"/>
    <w:rsid w:val="008D1177"/>
    <w:rsid w:val="008D1184"/>
    <w:rsid w:val="008D16A7"/>
    <w:rsid w:val="008D1B97"/>
    <w:rsid w:val="008D27A5"/>
    <w:rsid w:val="008D45E7"/>
    <w:rsid w:val="008D53E4"/>
    <w:rsid w:val="008D5F6D"/>
    <w:rsid w:val="008E08C2"/>
    <w:rsid w:val="008E0DE3"/>
    <w:rsid w:val="008E18F2"/>
    <w:rsid w:val="008E1CA5"/>
    <w:rsid w:val="008E2942"/>
    <w:rsid w:val="008E2B71"/>
    <w:rsid w:val="008E308B"/>
    <w:rsid w:val="008E645F"/>
    <w:rsid w:val="008E659A"/>
    <w:rsid w:val="008E67AA"/>
    <w:rsid w:val="008E6836"/>
    <w:rsid w:val="008E6A1A"/>
    <w:rsid w:val="008E6F6E"/>
    <w:rsid w:val="008E6FCE"/>
    <w:rsid w:val="008E7299"/>
    <w:rsid w:val="008E7A29"/>
    <w:rsid w:val="008E7B31"/>
    <w:rsid w:val="008F0C78"/>
    <w:rsid w:val="008F0CDB"/>
    <w:rsid w:val="008F1319"/>
    <w:rsid w:val="008F134E"/>
    <w:rsid w:val="008F19A8"/>
    <w:rsid w:val="008F1B4F"/>
    <w:rsid w:val="008F1C9B"/>
    <w:rsid w:val="008F1E49"/>
    <w:rsid w:val="008F2497"/>
    <w:rsid w:val="008F289E"/>
    <w:rsid w:val="008F2F31"/>
    <w:rsid w:val="008F42D5"/>
    <w:rsid w:val="008F44A3"/>
    <w:rsid w:val="008F44DE"/>
    <w:rsid w:val="008F4945"/>
    <w:rsid w:val="008F5041"/>
    <w:rsid w:val="008F5863"/>
    <w:rsid w:val="008F6154"/>
    <w:rsid w:val="00901D91"/>
    <w:rsid w:val="00901F38"/>
    <w:rsid w:val="009022A0"/>
    <w:rsid w:val="00902FFB"/>
    <w:rsid w:val="009030D7"/>
    <w:rsid w:val="0090365A"/>
    <w:rsid w:val="0090393A"/>
    <w:rsid w:val="009039A1"/>
    <w:rsid w:val="009043C7"/>
    <w:rsid w:val="00904E24"/>
    <w:rsid w:val="00905263"/>
    <w:rsid w:val="0090584A"/>
    <w:rsid w:val="0090600F"/>
    <w:rsid w:val="00907FC4"/>
    <w:rsid w:val="00910B40"/>
    <w:rsid w:val="00910FDE"/>
    <w:rsid w:val="009116F5"/>
    <w:rsid w:val="00912298"/>
    <w:rsid w:val="009122FB"/>
    <w:rsid w:val="009125EB"/>
    <w:rsid w:val="00912B7D"/>
    <w:rsid w:val="009132BA"/>
    <w:rsid w:val="00913A53"/>
    <w:rsid w:val="00914112"/>
    <w:rsid w:val="009142D0"/>
    <w:rsid w:val="0091492D"/>
    <w:rsid w:val="00914E3E"/>
    <w:rsid w:val="00915114"/>
    <w:rsid w:val="009152B6"/>
    <w:rsid w:val="00915B77"/>
    <w:rsid w:val="00915CE5"/>
    <w:rsid w:val="00916294"/>
    <w:rsid w:val="00917720"/>
    <w:rsid w:val="00920326"/>
    <w:rsid w:val="00920A8E"/>
    <w:rsid w:val="00921023"/>
    <w:rsid w:val="00921A1B"/>
    <w:rsid w:val="009230ED"/>
    <w:rsid w:val="00923EAA"/>
    <w:rsid w:val="00925191"/>
    <w:rsid w:val="0092576A"/>
    <w:rsid w:val="00925BDA"/>
    <w:rsid w:val="00927A34"/>
    <w:rsid w:val="00930205"/>
    <w:rsid w:val="00930F6F"/>
    <w:rsid w:val="00931799"/>
    <w:rsid w:val="009319E8"/>
    <w:rsid w:val="00932C30"/>
    <w:rsid w:val="00935A0C"/>
    <w:rsid w:val="00935AEF"/>
    <w:rsid w:val="00935FE9"/>
    <w:rsid w:val="00936806"/>
    <w:rsid w:val="0094008F"/>
    <w:rsid w:val="00940AF8"/>
    <w:rsid w:val="00941F2B"/>
    <w:rsid w:val="009425B9"/>
    <w:rsid w:val="00942C89"/>
    <w:rsid w:val="00943AA5"/>
    <w:rsid w:val="00944959"/>
    <w:rsid w:val="00945B58"/>
    <w:rsid w:val="00947CF1"/>
    <w:rsid w:val="009502D5"/>
    <w:rsid w:val="0095078F"/>
    <w:rsid w:val="009507B1"/>
    <w:rsid w:val="00950A1C"/>
    <w:rsid w:val="00951565"/>
    <w:rsid w:val="009516AF"/>
    <w:rsid w:val="00951801"/>
    <w:rsid w:val="0095264E"/>
    <w:rsid w:val="009538E6"/>
    <w:rsid w:val="00953B02"/>
    <w:rsid w:val="0095432A"/>
    <w:rsid w:val="00954506"/>
    <w:rsid w:val="00954D81"/>
    <w:rsid w:val="00955AB2"/>
    <w:rsid w:val="00956544"/>
    <w:rsid w:val="0095691F"/>
    <w:rsid w:val="009571A0"/>
    <w:rsid w:val="00957DF9"/>
    <w:rsid w:val="009602B8"/>
    <w:rsid w:val="0096166D"/>
    <w:rsid w:val="00961972"/>
    <w:rsid w:val="00962035"/>
    <w:rsid w:val="00962347"/>
    <w:rsid w:val="0096237D"/>
    <w:rsid w:val="009625C8"/>
    <w:rsid w:val="00962AD6"/>
    <w:rsid w:val="00962D11"/>
    <w:rsid w:val="009631E8"/>
    <w:rsid w:val="00963464"/>
    <w:rsid w:val="009637A4"/>
    <w:rsid w:val="009639F9"/>
    <w:rsid w:val="00964313"/>
    <w:rsid w:val="00964DA2"/>
    <w:rsid w:val="00966036"/>
    <w:rsid w:val="00966448"/>
    <w:rsid w:val="00966C2E"/>
    <w:rsid w:val="0096716C"/>
    <w:rsid w:val="00970E99"/>
    <w:rsid w:val="0097104A"/>
    <w:rsid w:val="00971A93"/>
    <w:rsid w:val="00971DF9"/>
    <w:rsid w:val="00972606"/>
    <w:rsid w:val="00972A22"/>
    <w:rsid w:val="00972AEC"/>
    <w:rsid w:val="00972D94"/>
    <w:rsid w:val="00973647"/>
    <w:rsid w:val="0097372E"/>
    <w:rsid w:val="00973D33"/>
    <w:rsid w:val="009748A7"/>
    <w:rsid w:val="009756C6"/>
    <w:rsid w:val="00976037"/>
    <w:rsid w:val="0097640D"/>
    <w:rsid w:val="00976479"/>
    <w:rsid w:val="009778A5"/>
    <w:rsid w:val="00980970"/>
    <w:rsid w:val="00981C72"/>
    <w:rsid w:val="00982387"/>
    <w:rsid w:val="00983FBE"/>
    <w:rsid w:val="0098403C"/>
    <w:rsid w:val="00984483"/>
    <w:rsid w:val="00984975"/>
    <w:rsid w:val="00984DBD"/>
    <w:rsid w:val="00985059"/>
    <w:rsid w:val="00990431"/>
    <w:rsid w:val="00990492"/>
    <w:rsid w:val="009905D6"/>
    <w:rsid w:val="00990830"/>
    <w:rsid w:val="00990CFF"/>
    <w:rsid w:val="00990E68"/>
    <w:rsid w:val="009911DF"/>
    <w:rsid w:val="00991430"/>
    <w:rsid w:val="009919FA"/>
    <w:rsid w:val="00991FDD"/>
    <w:rsid w:val="00992255"/>
    <w:rsid w:val="0099296F"/>
    <w:rsid w:val="00993C72"/>
    <w:rsid w:val="00994712"/>
    <w:rsid w:val="009948C2"/>
    <w:rsid w:val="0099490F"/>
    <w:rsid w:val="00994BA1"/>
    <w:rsid w:val="00995633"/>
    <w:rsid w:val="009A1506"/>
    <w:rsid w:val="009A20E0"/>
    <w:rsid w:val="009A2330"/>
    <w:rsid w:val="009A2344"/>
    <w:rsid w:val="009A290F"/>
    <w:rsid w:val="009A2A08"/>
    <w:rsid w:val="009A3A48"/>
    <w:rsid w:val="009A4C20"/>
    <w:rsid w:val="009A5058"/>
    <w:rsid w:val="009A6118"/>
    <w:rsid w:val="009A646A"/>
    <w:rsid w:val="009B04B3"/>
    <w:rsid w:val="009B0BDD"/>
    <w:rsid w:val="009B0E5F"/>
    <w:rsid w:val="009B0F24"/>
    <w:rsid w:val="009B137B"/>
    <w:rsid w:val="009B2B5C"/>
    <w:rsid w:val="009B3B4A"/>
    <w:rsid w:val="009B4046"/>
    <w:rsid w:val="009B4187"/>
    <w:rsid w:val="009B4B54"/>
    <w:rsid w:val="009B66A4"/>
    <w:rsid w:val="009B68CA"/>
    <w:rsid w:val="009B7FA3"/>
    <w:rsid w:val="009C0DFC"/>
    <w:rsid w:val="009C14B7"/>
    <w:rsid w:val="009C14CA"/>
    <w:rsid w:val="009C174B"/>
    <w:rsid w:val="009C2FD5"/>
    <w:rsid w:val="009C313B"/>
    <w:rsid w:val="009C3A5A"/>
    <w:rsid w:val="009C4094"/>
    <w:rsid w:val="009C410A"/>
    <w:rsid w:val="009C4299"/>
    <w:rsid w:val="009C4F45"/>
    <w:rsid w:val="009C4F84"/>
    <w:rsid w:val="009C6EDA"/>
    <w:rsid w:val="009C7772"/>
    <w:rsid w:val="009C7E1A"/>
    <w:rsid w:val="009C7F9A"/>
    <w:rsid w:val="009D01C3"/>
    <w:rsid w:val="009D054C"/>
    <w:rsid w:val="009D0882"/>
    <w:rsid w:val="009D1AB9"/>
    <w:rsid w:val="009D1DD1"/>
    <w:rsid w:val="009D1DE5"/>
    <w:rsid w:val="009D2032"/>
    <w:rsid w:val="009D25AC"/>
    <w:rsid w:val="009D337D"/>
    <w:rsid w:val="009D35B8"/>
    <w:rsid w:val="009D53AA"/>
    <w:rsid w:val="009D5C30"/>
    <w:rsid w:val="009D5E23"/>
    <w:rsid w:val="009D645A"/>
    <w:rsid w:val="009D64E8"/>
    <w:rsid w:val="009D6AC5"/>
    <w:rsid w:val="009D7145"/>
    <w:rsid w:val="009D727D"/>
    <w:rsid w:val="009D7D1A"/>
    <w:rsid w:val="009E02C7"/>
    <w:rsid w:val="009E147E"/>
    <w:rsid w:val="009E2924"/>
    <w:rsid w:val="009E365A"/>
    <w:rsid w:val="009E44D2"/>
    <w:rsid w:val="009E4CC9"/>
    <w:rsid w:val="009E4D30"/>
    <w:rsid w:val="009E4E9D"/>
    <w:rsid w:val="009E4FB7"/>
    <w:rsid w:val="009E51F9"/>
    <w:rsid w:val="009E564D"/>
    <w:rsid w:val="009E5A2D"/>
    <w:rsid w:val="009E649D"/>
    <w:rsid w:val="009E6B35"/>
    <w:rsid w:val="009E7155"/>
    <w:rsid w:val="009E72F0"/>
    <w:rsid w:val="009E7CFB"/>
    <w:rsid w:val="009E7DB0"/>
    <w:rsid w:val="009F0890"/>
    <w:rsid w:val="009F0A1B"/>
    <w:rsid w:val="009F0A6D"/>
    <w:rsid w:val="009F14EE"/>
    <w:rsid w:val="009F37F2"/>
    <w:rsid w:val="009F39A8"/>
    <w:rsid w:val="009F4570"/>
    <w:rsid w:val="009F561B"/>
    <w:rsid w:val="009F6C95"/>
    <w:rsid w:val="009F6FBE"/>
    <w:rsid w:val="00A005E0"/>
    <w:rsid w:val="00A00EC7"/>
    <w:rsid w:val="00A01937"/>
    <w:rsid w:val="00A04C9F"/>
    <w:rsid w:val="00A04E59"/>
    <w:rsid w:val="00A058AE"/>
    <w:rsid w:val="00A05A4D"/>
    <w:rsid w:val="00A05C38"/>
    <w:rsid w:val="00A06137"/>
    <w:rsid w:val="00A06241"/>
    <w:rsid w:val="00A11716"/>
    <w:rsid w:val="00A120DD"/>
    <w:rsid w:val="00A12553"/>
    <w:rsid w:val="00A13558"/>
    <w:rsid w:val="00A144F8"/>
    <w:rsid w:val="00A14D52"/>
    <w:rsid w:val="00A159BC"/>
    <w:rsid w:val="00A15C1F"/>
    <w:rsid w:val="00A1620D"/>
    <w:rsid w:val="00A16317"/>
    <w:rsid w:val="00A16D07"/>
    <w:rsid w:val="00A17523"/>
    <w:rsid w:val="00A17D99"/>
    <w:rsid w:val="00A17EC6"/>
    <w:rsid w:val="00A2085F"/>
    <w:rsid w:val="00A20866"/>
    <w:rsid w:val="00A21CB2"/>
    <w:rsid w:val="00A23665"/>
    <w:rsid w:val="00A23891"/>
    <w:rsid w:val="00A24024"/>
    <w:rsid w:val="00A244A6"/>
    <w:rsid w:val="00A249AD"/>
    <w:rsid w:val="00A25268"/>
    <w:rsid w:val="00A2594E"/>
    <w:rsid w:val="00A25D8A"/>
    <w:rsid w:val="00A2662F"/>
    <w:rsid w:val="00A26DB2"/>
    <w:rsid w:val="00A26E62"/>
    <w:rsid w:val="00A27725"/>
    <w:rsid w:val="00A300C9"/>
    <w:rsid w:val="00A303A9"/>
    <w:rsid w:val="00A30777"/>
    <w:rsid w:val="00A30E28"/>
    <w:rsid w:val="00A317C9"/>
    <w:rsid w:val="00A321D1"/>
    <w:rsid w:val="00A331FC"/>
    <w:rsid w:val="00A33327"/>
    <w:rsid w:val="00A33A1B"/>
    <w:rsid w:val="00A33BB9"/>
    <w:rsid w:val="00A34766"/>
    <w:rsid w:val="00A34A2D"/>
    <w:rsid w:val="00A354B3"/>
    <w:rsid w:val="00A357E8"/>
    <w:rsid w:val="00A370CB"/>
    <w:rsid w:val="00A371C2"/>
    <w:rsid w:val="00A4098D"/>
    <w:rsid w:val="00A4112A"/>
    <w:rsid w:val="00A41602"/>
    <w:rsid w:val="00A4189E"/>
    <w:rsid w:val="00A41B1D"/>
    <w:rsid w:val="00A42175"/>
    <w:rsid w:val="00A42179"/>
    <w:rsid w:val="00A42570"/>
    <w:rsid w:val="00A42631"/>
    <w:rsid w:val="00A42903"/>
    <w:rsid w:val="00A42939"/>
    <w:rsid w:val="00A4314D"/>
    <w:rsid w:val="00A4353D"/>
    <w:rsid w:val="00A43763"/>
    <w:rsid w:val="00A43AD4"/>
    <w:rsid w:val="00A43ECB"/>
    <w:rsid w:val="00A44850"/>
    <w:rsid w:val="00A4505E"/>
    <w:rsid w:val="00A45B8C"/>
    <w:rsid w:val="00A45C31"/>
    <w:rsid w:val="00A46868"/>
    <w:rsid w:val="00A46F8C"/>
    <w:rsid w:val="00A47231"/>
    <w:rsid w:val="00A4738E"/>
    <w:rsid w:val="00A473FD"/>
    <w:rsid w:val="00A47869"/>
    <w:rsid w:val="00A51189"/>
    <w:rsid w:val="00A518CC"/>
    <w:rsid w:val="00A524FF"/>
    <w:rsid w:val="00A530F1"/>
    <w:rsid w:val="00A53CD3"/>
    <w:rsid w:val="00A5457E"/>
    <w:rsid w:val="00A545F4"/>
    <w:rsid w:val="00A56A6D"/>
    <w:rsid w:val="00A571A2"/>
    <w:rsid w:val="00A573FF"/>
    <w:rsid w:val="00A576D3"/>
    <w:rsid w:val="00A57EE5"/>
    <w:rsid w:val="00A602E4"/>
    <w:rsid w:val="00A604B4"/>
    <w:rsid w:val="00A616BA"/>
    <w:rsid w:val="00A61F21"/>
    <w:rsid w:val="00A6281B"/>
    <w:rsid w:val="00A62B96"/>
    <w:rsid w:val="00A62D56"/>
    <w:rsid w:val="00A63073"/>
    <w:rsid w:val="00A6330E"/>
    <w:rsid w:val="00A64277"/>
    <w:rsid w:val="00A65765"/>
    <w:rsid w:val="00A657A0"/>
    <w:rsid w:val="00A66C44"/>
    <w:rsid w:val="00A67243"/>
    <w:rsid w:val="00A676C6"/>
    <w:rsid w:val="00A71A5E"/>
    <w:rsid w:val="00A71B64"/>
    <w:rsid w:val="00A73371"/>
    <w:rsid w:val="00A74A3F"/>
    <w:rsid w:val="00A75125"/>
    <w:rsid w:val="00A76265"/>
    <w:rsid w:val="00A7633E"/>
    <w:rsid w:val="00A765CC"/>
    <w:rsid w:val="00A76971"/>
    <w:rsid w:val="00A76A82"/>
    <w:rsid w:val="00A80AA8"/>
    <w:rsid w:val="00A80D23"/>
    <w:rsid w:val="00A812D5"/>
    <w:rsid w:val="00A814F3"/>
    <w:rsid w:val="00A81776"/>
    <w:rsid w:val="00A83AE5"/>
    <w:rsid w:val="00A84356"/>
    <w:rsid w:val="00A8435C"/>
    <w:rsid w:val="00A846E2"/>
    <w:rsid w:val="00A8568D"/>
    <w:rsid w:val="00A86718"/>
    <w:rsid w:val="00A87068"/>
    <w:rsid w:val="00A8715A"/>
    <w:rsid w:val="00A87789"/>
    <w:rsid w:val="00A87F00"/>
    <w:rsid w:val="00A90C74"/>
    <w:rsid w:val="00A90E8D"/>
    <w:rsid w:val="00A9143B"/>
    <w:rsid w:val="00A917B1"/>
    <w:rsid w:val="00A91A59"/>
    <w:rsid w:val="00A92048"/>
    <w:rsid w:val="00A9210C"/>
    <w:rsid w:val="00A9249E"/>
    <w:rsid w:val="00A92541"/>
    <w:rsid w:val="00A92583"/>
    <w:rsid w:val="00A92C03"/>
    <w:rsid w:val="00A931CF"/>
    <w:rsid w:val="00A9337A"/>
    <w:rsid w:val="00A94863"/>
    <w:rsid w:val="00A96963"/>
    <w:rsid w:val="00A96A97"/>
    <w:rsid w:val="00A97569"/>
    <w:rsid w:val="00A97ABC"/>
    <w:rsid w:val="00A97C04"/>
    <w:rsid w:val="00A97E59"/>
    <w:rsid w:val="00AA0184"/>
    <w:rsid w:val="00AA03E8"/>
    <w:rsid w:val="00AA061A"/>
    <w:rsid w:val="00AA0A10"/>
    <w:rsid w:val="00AA0A29"/>
    <w:rsid w:val="00AA0AF7"/>
    <w:rsid w:val="00AA1ABA"/>
    <w:rsid w:val="00AA3616"/>
    <w:rsid w:val="00AA36A1"/>
    <w:rsid w:val="00AA4ADD"/>
    <w:rsid w:val="00AA64A4"/>
    <w:rsid w:val="00AA6699"/>
    <w:rsid w:val="00AA6745"/>
    <w:rsid w:val="00AA6906"/>
    <w:rsid w:val="00AA7699"/>
    <w:rsid w:val="00AA7C66"/>
    <w:rsid w:val="00AB05B2"/>
    <w:rsid w:val="00AB0B4C"/>
    <w:rsid w:val="00AB1236"/>
    <w:rsid w:val="00AB12ED"/>
    <w:rsid w:val="00AB189E"/>
    <w:rsid w:val="00AB1C15"/>
    <w:rsid w:val="00AB1D3B"/>
    <w:rsid w:val="00AB3011"/>
    <w:rsid w:val="00AB4384"/>
    <w:rsid w:val="00AB4519"/>
    <w:rsid w:val="00AB5284"/>
    <w:rsid w:val="00AB5688"/>
    <w:rsid w:val="00AB602F"/>
    <w:rsid w:val="00AB61AE"/>
    <w:rsid w:val="00AB65EA"/>
    <w:rsid w:val="00AB7274"/>
    <w:rsid w:val="00AB7D3B"/>
    <w:rsid w:val="00AB7E26"/>
    <w:rsid w:val="00AC0CA1"/>
    <w:rsid w:val="00AC1462"/>
    <w:rsid w:val="00AC15E0"/>
    <w:rsid w:val="00AC1FB2"/>
    <w:rsid w:val="00AC27C2"/>
    <w:rsid w:val="00AC2D2D"/>
    <w:rsid w:val="00AC41C2"/>
    <w:rsid w:val="00AC4D25"/>
    <w:rsid w:val="00AC528E"/>
    <w:rsid w:val="00AC535B"/>
    <w:rsid w:val="00AC53DE"/>
    <w:rsid w:val="00AC65D2"/>
    <w:rsid w:val="00AC7686"/>
    <w:rsid w:val="00AC774F"/>
    <w:rsid w:val="00AC78BB"/>
    <w:rsid w:val="00AC7FCE"/>
    <w:rsid w:val="00AD0222"/>
    <w:rsid w:val="00AD07C9"/>
    <w:rsid w:val="00AD0F8C"/>
    <w:rsid w:val="00AD1A45"/>
    <w:rsid w:val="00AD359F"/>
    <w:rsid w:val="00AD4A8E"/>
    <w:rsid w:val="00AD4BAB"/>
    <w:rsid w:val="00AD6A8D"/>
    <w:rsid w:val="00AD700A"/>
    <w:rsid w:val="00AD710C"/>
    <w:rsid w:val="00AD7127"/>
    <w:rsid w:val="00AD7631"/>
    <w:rsid w:val="00AD7648"/>
    <w:rsid w:val="00AD7C77"/>
    <w:rsid w:val="00AD7E90"/>
    <w:rsid w:val="00AE0E23"/>
    <w:rsid w:val="00AE32BB"/>
    <w:rsid w:val="00AE4BB6"/>
    <w:rsid w:val="00AE585A"/>
    <w:rsid w:val="00AE5D9E"/>
    <w:rsid w:val="00AE5E2D"/>
    <w:rsid w:val="00AF08CE"/>
    <w:rsid w:val="00AF11C1"/>
    <w:rsid w:val="00AF288E"/>
    <w:rsid w:val="00AF314A"/>
    <w:rsid w:val="00AF34B5"/>
    <w:rsid w:val="00AF3B6C"/>
    <w:rsid w:val="00AF3D47"/>
    <w:rsid w:val="00AF5658"/>
    <w:rsid w:val="00AF5B76"/>
    <w:rsid w:val="00AF61BD"/>
    <w:rsid w:val="00AF6C53"/>
    <w:rsid w:val="00AF7F1F"/>
    <w:rsid w:val="00B008F4"/>
    <w:rsid w:val="00B01076"/>
    <w:rsid w:val="00B02437"/>
    <w:rsid w:val="00B04059"/>
    <w:rsid w:val="00B04873"/>
    <w:rsid w:val="00B05824"/>
    <w:rsid w:val="00B05DFE"/>
    <w:rsid w:val="00B05EF1"/>
    <w:rsid w:val="00B06700"/>
    <w:rsid w:val="00B06967"/>
    <w:rsid w:val="00B07C23"/>
    <w:rsid w:val="00B1150D"/>
    <w:rsid w:val="00B1180C"/>
    <w:rsid w:val="00B118F4"/>
    <w:rsid w:val="00B11B8D"/>
    <w:rsid w:val="00B11C1C"/>
    <w:rsid w:val="00B12DDB"/>
    <w:rsid w:val="00B134C2"/>
    <w:rsid w:val="00B13F60"/>
    <w:rsid w:val="00B13FE2"/>
    <w:rsid w:val="00B1440F"/>
    <w:rsid w:val="00B160F2"/>
    <w:rsid w:val="00B16C51"/>
    <w:rsid w:val="00B17F12"/>
    <w:rsid w:val="00B207C8"/>
    <w:rsid w:val="00B20DEB"/>
    <w:rsid w:val="00B2146D"/>
    <w:rsid w:val="00B228FA"/>
    <w:rsid w:val="00B23449"/>
    <w:rsid w:val="00B235D0"/>
    <w:rsid w:val="00B2369D"/>
    <w:rsid w:val="00B23731"/>
    <w:rsid w:val="00B23FAF"/>
    <w:rsid w:val="00B23FBB"/>
    <w:rsid w:val="00B2515C"/>
    <w:rsid w:val="00B257F8"/>
    <w:rsid w:val="00B26346"/>
    <w:rsid w:val="00B264F1"/>
    <w:rsid w:val="00B27640"/>
    <w:rsid w:val="00B27791"/>
    <w:rsid w:val="00B3021E"/>
    <w:rsid w:val="00B30643"/>
    <w:rsid w:val="00B30853"/>
    <w:rsid w:val="00B30DB3"/>
    <w:rsid w:val="00B310A0"/>
    <w:rsid w:val="00B31614"/>
    <w:rsid w:val="00B31A2E"/>
    <w:rsid w:val="00B3206C"/>
    <w:rsid w:val="00B32A91"/>
    <w:rsid w:val="00B33325"/>
    <w:rsid w:val="00B33838"/>
    <w:rsid w:val="00B33A5C"/>
    <w:rsid w:val="00B34B02"/>
    <w:rsid w:val="00B35D9D"/>
    <w:rsid w:val="00B36489"/>
    <w:rsid w:val="00B36DD0"/>
    <w:rsid w:val="00B36E46"/>
    <w:rsid w:val="00B36FF1"/>
    <w:rsid w:val="00B3756D"/>
    <w:rsid w:val="00B37914"/>
    <w:rsid w:val="00B37E94"/>
    <w:rsid w:val="00B41601"/>
    <w:rsid w:val="00B42292"/>
    <w:rsid w:val="00B42BED"/>
    <w:rsid w:val="00B42C5B"/>
    <w:rsid w:val="00B449BD"/>
    <w:rsid w:val="00B46BB1"/>
    <w:rsid w:val="00B47FA3"/>
    <w:rsid w:val="00B50200"/>
    <w:rsid w:val="00B5060F"/>
    <w:rsid w:val="00B50969"/>
    <w:rsid w:val="00B509F3"/>
    <w:rsid w:val="00B50E0D"/>
    <w:rsid w:val="00B52521"/>
    <w:rsid w:val="00B529DC"/>
    <w:rsid w:val="00B52ED4"/>
    <w:rsid w:val="00B53DDB"/>
    <w:rsid w:val="00B5404A"/>
    <w:rsid w:val="00B55BD9"/>
    <w:rsid w:val="00B56609"/>
    <w:rsid w:val="00B56D0F"/>
    <w:rsid w:val="00B56E96"/>
    <w:rsid w:val="00B57984"/>
    <w:rsid w:val="00B60438"/>
    <w:rsid w:val="00B60674"/>
    <w:rsid w:val="00B60F57"/>
    <w:rsid w:val="00B61373"/>
    <w:rsid w:val="00B61438"/>
    <w:rsid w:val="00B625E9"/>
    <w:rsid w:val="00B627C2"/>
    <w:rsid w:val="00B62F39"/>
    <w:rsid w:val="00B6385C"/>
    <w:rsid w:val="00B63F2A"/>
    <w:rsid w:val="00B6427C"/>
    <w:rsid w:val="00B65D3D"/>
    <w:rsid w:val="00B662DE"/>
    <w:rsid w:val="00B665CF"/>
    <w:rsid w:val="00B70BE6"/>
    <w:rsid w:val="00B70F5D"/>
    <w:rsid w:val="00B71451"/>
    <w:rsid w:val="00B7194F"/>
    <w:rsid w:val="00B7213F"/>
    <w:rsid w:val="00B7240B"/>
    <w:rsid w:val="00B72FBA"/>
    <w:rsid w:val="00B73630"/>
    <w:rsid w:val="00B73989"/>
    <w:rsid w:val="00B73D67"/>
    <w:rsid w:val="00B74503"/>
    <w:rsid w:val="00B74EE8"/>
    <w:rsid w:val="00B7521C"/>
    <w:rsid w:val="00B75663"/>
    <w:rsid w:val="00B76F5D"/>
    <w:rsid w:val="00B772C0"/>
    <w:rsid w:val="00B77392"/>
    <w:rsid w:val="00B80950"/>
    <w:rsid w:val="00B81CD9"/>
    <w:rsid w:val="00B8200F"/>
    <w:rsid w:val="00B8220A"/>
    <w:rsid w:val="00B82636"/>
    <w:rsid w:val="00B82E6A"/>
    <w:rsid w:val="00B8344E"/>
    <w:rsid w:val="00B84783"/>
    <w:rsid w:val="00B85085"/>
    <w:rsid w:val="00B87547"/>
    <w:rsid w:val="00B90FF5"/>
    <w:rsid w:val="00B926E5"/>
    <w:rsid w:val="00B92908"/>
    <w:rsid w:val="00B92D9D"/>
    <w:rsid w:val="00B93AFA"/>
    <w:rsid w:val="00B966B2"/>
    <w:rsid w:val="00B97A3E"/>
    <w:rsid w:val="00BA164F"/>
    <w:rsid w:val="00BA3527"/>
    <w:rsid w:val="00BA4FED"/>
    <w:rsid w:val="00BA7084"/>
    <w:rsid w:val="00BA7218"/>
    <w:rsid w:val="00BA7D4E"/>
    <w:rsid w:val="00BB04AF"/>
    <w:rsid w:val="00BB0AD4"/>
    <w:rsid w:val="00BB0BDA"/>
    <w:rsid w:val="00BB216B"/>
    <w:rsid w:val="00BB2466"/>
    <w:rsid w:val="00BB24E0"/>
    <w:rsid w:val="00BB2B5A"/>
    <w:rsid w:val="00BB327D"/>
    <w:rsid w:val="00BB367A"/>
    <w:rsid w:val="00BB3D4C"/>
    <w:rsid w:val="00BB3E0E"/>
    <w:rsid w:val="00BB436C"/>
    <w:rsid w:val="00BB4BC0"/>
    <w:rsid w:val="00BB60AB"/>
    <w:rsid w:val="00BB620F"/>
    <w:rsid w:val="00BB6416"/>
    <w:rsid w:val="00BB79B0"/>
    <w:rsid w:val="00BB7C80"/>
    <w:rsid w:val="00BC02F9"/>
    <w:rsid w:val="00BC04B8"/>
    <w:rsid w:val="00BC065E"/>
    <w:rsid w:val="00BC0934"/>
    <w:rsid w:val="00BC1013"/>
    <w:rsid w:val="00BC22E5"/>
    <w:rsid w:val="00BC2681"/>
    <w:rsid w:val="00BC278B"/>
    <w:rsid w:val="00BC3089"/>
    <w:rsid w:val="00BC31CC"/>
    <w:rsid w:val="00BC3994"/>
    <w:rsid w:val="00BC3A75"/>
    <w:rsid w:val="00BC5179"/>
    <w:rsid w:val="00BC58A0"/>
    <w:rsid w:val="00BC6BC7"/>
    <w:rsid w:val="00BC7FB3"/>
    <w:rsid w:val="00BD0D48"/>
    <w:rsid w:val="00BD1CAB"/>
    <w:rsid w:val="00BD245C"/>
    <w:rsid w:val="00BD2CA8"/>
    <w:rsid w:val="00BD3030"/>
    <w:rsid w:val="00BD3B4A"/>
    <w:rsid w:val="00BD3E3F"/>
    <w:rsid w:val="00BD4DCA"/>
    <w:rsid w:val="00BD52E2"/>
    <w:rsid w:val="00BD5E2D"/>
    <w:rsid w:val="00BD64D7"/>
    <w:rsid w:val="00BE01A8"/>
    <w:rsid w:val="00BE0541"/>
    <w:rsid w:val="00BE0565"/>
    <w:rsid w:val="00BE060A"/>
    <w:rsid w:val="00BE115A"/>
    <w:rsid w:val="00BE1FE6"/>
    <w:rsid w:val="00BE2023"/>
    <w:rsid w:val="00BE3B4F"/>
    <w:rsid w:val="00BE5453"/>
    <w:rsid w:val="00BE625F"/>
    <w:rsid w:val="00BE6712"/>
    <w:rsid w:val="00BE71E8"/>
    <w:rsid w:val="00BF01C7"/>
    <w:rsid w:val="00BF06D4"/>
    <w:rsid w:val="00BF2075"/>
    <w:rsid w:val="00BF249C"/>
    <w:rsid w:val="00BF2E09"/>
    <w:rsid w:val="00BF2E3C"/>
    <w:rsid w:val="00BF4883"/>
    <w:rsid w:val="00BF4AE4"/>
    <w:rsid w:val="00BF4F26"/>
    <w:rsid w:val="00BF5787"/>
    <w:rsid w:val="00BF653D"/>
    <w:rsid w:val="00BF69B1"/>
    <w:rsid w:val="00BF6BF3"/>
    <w:rsid w:val="00BF72E2"/>
    <w:rsid w:val="00BF73E8"/>
    <w:rsid w:val="00BF77D2"/>
    <w:rsid w:val="00BF79B8"/>
    <w:rsid w:val="00BF7CA0"/>
    <w:rsid w:val="00C01449"/>
    <w:rsid w:val="00C02C61"/>
    <w:rsid w:val="00C02C7D"/>
    <w:rsid w:val="00C02DEE"/>
    <w:rsid w:val="00C03E83"/>
    <w:rsid w:val="00C04430"/>
    <w:rsid w:val="00C04A58"/>
    <w:rsid w:val="00C06037"/>
    <w:rsid w:val="00C06666"/>
    <w:rsid w:val="00C10674"/>
    <w:rsid w:val="00C11168"/>
    <w:rsid w:val="00C130D9"/>
    <w:rsid w:val="00C140CD"/>
    <w:rsid w:val="00C1454C"/>
    <w:rsid w:val="00C151F5"/>
    <w:rsid w:val="00C16188"/>
    <w:rsid w:val="00C20095"/>
    <w:rsid w:val="00C22499"/>
    <w:rsid w:val="00C22B5A"/>
    <w:rsid w:val="00C22B62"/>
    <w:rsid w:val="00C22FBE"/>
    <w:rsid w:val="00C230DF"/>
    <w:rsid w:val="00C248E2"/>
    <w:rsid w:val="00C24B02"/>
    <w:rsid w:val="00C25898"/>
    <w:rsid w:val="00C25D10"/>
    <w:rsid w:val="00C27119"/>
    <w:rsid w:val="00C27756"/>
    <w:rsid w:val="00C30290"/>
    <w:rsid w:val="00C30727"/>
    <w:rsid w:val="00C30D4B"/>
    <w:rsid w:val="00C317D8"/>
    <w:rsid w:val="00C31AB5"/>
    <w:rsid w:val="00C31BC6"/>
    <w:rsid w:val="00C31E41"/>
    <w:rsid w:val="00C3255E"/>
    <w:rsid w:val="00C32BAD"/>
    <w:rsid w:val="00C32CE3"/>
    <w:rsid w:val="00C337A9"/>
    <w:rsid w:val="00C349DC"/>
    <w:rsid w:val="00C34C21"/>
    <w:rsid w:val="00C34FF5"/>
    <w:rsid w:val="00C350FD"/>
    <w:rsid w:val="00C36274"/>
    <w:rsid w:val="00C370CC"/>
    <w:rsid w:val="00C37433"/>
    <w:rsid w:val="00C37C00"/>
    <w:rsid w:val="00C40F70"/>
    <w:rsid w:val="00C41FE0"/>
    <w:rsid w:val="00C420BA"/>
    <w:rsid w:val="00C42CAC"/>
    <w:rsid w:val="00C42D6F"/>
    <w:rsid w:val="00C42EFA"/>
    <w:rsid w:val="00C444F9"/>
    <w:rsid w:val="00C4498C"/>
    <w:rsid w:val="00C44CED"/>
    <w:rsid w:val="00C45609"/>
    <w:rsid w:val="00C45B64"/>
    <w:rsid w:val="00C45CC7"/>
    <w:rsid w:val="00C4643F"/>
    <w:rsid w:val="00C46AC6"/>
    <w:rsid w:val="00C46B64"/>
    <w:rsid w:val="00C50324"/>
    <w:rsid w:val="00C50C0B"/>
    <w:rsid w:val="00C5106B"/>
    <w:rsid w:val="00C517D4"/>
    <w:rsid w:val="00C5221A"/>
    <w:rsid w:val="00C525C2"/>
    <w:rsid w:val="00C527CD"/>
    <w:rsid w:val="00C53839"/>
    <w:rsid w:val="00C540D9"/>
    <w:rsid w:val="00C552C4"/>
    <w:rsid w:val="00C5795A"/>
    <w:rsid w:val="00C61625"/>
    <w:rsid w:val="00C6197C"/>
    <w:rsid w:val="00C61ED0"/>
    <w:rsid w:val="00C627EA"/>
    <w:rsid w:val="00C62CAF"/>
    <w:rsid w:val="00C634E3"/>
    <w:rsid w:val="00C638C9"/>
    <w:rsid w:val="00C63F57"/>
    <w:rsid w:val="00C63F65"/>
    <w:rsid w:val="00C646A9"/>
    <w:rsid w:val="00C646AA"/>
    <w:rsid w:val="00C6496F"/>
    <w:rsid w:val="00C649BB"/>
    <w:rsid w:val="00C65AB9"/>
    <w:rsid w:val="00C6612D"/>
    <w:rsid w:val="00C66F17"/>
    <w:rsid w:val="00C7174B"/>
    <w:rsid w:val="00C730F4"/>
    <w:rsid w:val="00C73543"/>
    <w:rsid w:val="00C736FE"/>
    <w:rsid w:val="00C737D6"/>
    <w:rsid w:val="00C74152"/>
    <w:rsid w:val="00C74587"/>
    <w:rsid w:val="00C7479B"/>
    <w:rsid w:val="00C75086"/>
    <w:rsid w:val="00C75B7D"/>
    <w:rsid w:val="00C76EA5"/>
    <w:rsid w:val="00C773B3"/>
    <w:rsid w:val="00C77718"/>
    <w:rsid w:val="00C80128"/>
    <w:rsid w:val="00C818CF"/>
    <w:rsid w:val="00C824BD"/>
    <w:rsid w:val="00C839E3"/>
    <w:rsid w:val="00C83CDD"/>
    <w:rsid w:val="00C84A6F"/>
    <w:rsid w:val="00C84A86"/>
    <w:rsid w:val="00C84DD7"/>
    <w:rsid w:val="00C84E0F"/>
    <w:rsid w:val="00C857CA"/>
    <w:rsid w:val="00C85E5B"/>
    <w:rsid w:val="00C870DE"/>
    <w:rsid w:val="00C878FB"/>
    <w:rsid w:val="00C9131E"/>
    <w:rsid w:val="00C91814"/>
    <w:rsid w:val="00C92291"/>
    <w:rsid w:val="00C92417"/>
    <w:rsid w:val="00C9282B"/>
    <w:rsid w:val="00C932D0"/>
    <w:rsid w:val="00C93BBE"/>
    <w:rsid w:val="00C941E5"/>
    <w:rsid w:val="00C9519C"/>
    <w:rsid w:val="00C95C39"/>
    <w:rsid w:val="00C95F47"/>
    <w:rsid w:val="00C9618D"/>
    <w:rsid w:val="00C96494"/>
    <w:rsid w:val="00C97CD8"/>
    <w:rsid w:val="00CA2442"/>
    <w:rsid w:val="00CA2843"/>
    <w:rsid w:val="00CA2E9E"/>
    <w:rsid w:val="00CA3792"/>
    <w:rsid w:val="00CA3F6A"/>
    <w:rsid w:val="00CA3FC7"/>
    <w:rsid w:val="00CA434A"/>
    <w:rsid w:val="00CA55CC"/>
    <w:rsid w:val="00CA5742"/>
    <w:rsid w:val="00CA5895"/>
    <w:rsid w:val="00CA5C45"/>
    <w:rsid w:val="00CA5D85"/>
    <w:rsid w:val="00CA6B7D"/>
    <w:rsid w:val="00CA74FD"/>
    <w:rsid w:val="00CA7890"/>
    <w:rsid w:val="00CB02C9"/>
    <w:rsid w:val="00CB08C1"/>
    <w:rsid w:val="00CB2E5D"/>
    <w:rsid w:val="00CB3168"/>
    <w:rsid w:val="00CB33CC"/>
    <w:rsid w:val="00CB471A"/>
    <w:rsid w:val="00CB477A"/>
    <w:rsid w:val="00CB58D7"/>
    <w:rsid w:val="00CC02DA"/>
    <w:rsid w:val="00CC06B7"/>
    <w:rsid w:val="00CC1F42"/>
    <w:rsid w:val="00CC252F"/>
    <w:rsid w:val="00CC2700"/>
    <w:rsid w:val="00CC2750"/>
    <w:rsid w:val="00CC277D"/>
    <w:rsid w:val="00CC2936"/>
    <w:rsid w:val="00CC2A0B"/>
    <w:rsid w:val="00CC2A10"/>
    <w:rsid w:val="00CC3BC5"/>
    <w:rsid w:val="00CC3D84"/>
    <w:rsid w:val="00CC3D8D"/>
    <w:rsid w:val="00CC46A1"/>
    <w:rsid w:val="00CC46D4"/>
    <w:rsid w:val="00CC48A7"/>
    <w:rsid w:val="00CC4DFF"/>
    <w:rsid w:val="00CC528C"/>
    <w:rsid w:val="00CC7C2F"/>
    <w:rsid w:val="00CC7D4D"/>
    <w:rsid w:val="00CC7F36"/>
    <w:rsid w:val="00CD14FE"/>
    <w:rsid w:val="00CD1953"/>
    <w:rsid w:val="00CD261F"/>
    <w:rsid w:val="00CD271F"/>
    <w:rsid w:val="00CD2EB8"/>
    <w:rsid w:val="00CD32F6"/>
    <w:rsid w:val="00CD3EFC"/>
    <w:rsid w:val="00CD3F48"/>
    <w:rsid w:val="00CD7101"/>
    <w:rsid w:val="00CD791C"/>
    <w:rsid w:val="00CD7D45"/>
    <w:rsid w:val="00CE00AE"/>
    <w:rsid w:val="00CE12E7"/>
    <w:rsid w:val="00CE390C"/>
    <w:rsid w:val="00CE449C"/>
    <w:rsid w:val="00CE64A2"/>
    <w:rsid w:val="00CE75C6"/>
    <w:rsid w:val="00CF076D"/>
    <w:rsid w:val="00CF0DE0"/>
    <w:rsid w:val="00CF1192"/>
    <w:rsid w:val="00CF1683"/>
    <w:rsid w:val="00CF3E6E"/>
    <w:rsid w:val="00CF56D3"/>
    <w:rsid w:val="00D00116"/>
    <w:rsid w:val="00D0222C"/>
    <w:rsid w:val="00D04714"/>
    <w:rsid w:val="00D051C2"/>
    <w:rsid w:val="00D05735"/>
    <w:rsid w:val="00D05E98"/>
    <w:rsid w:val="00D06068"/>
    <w:rsid w:val="00D060B8"/>
    <w:rsid w:val="00D06348"/>
    <w:rsid w:val="00D06CE0"/>
    <w:rsid w:val="00D07087"/>
    <w:rsid w:val="00D101FC"/>
    <w:rsid w:val="00D105BF"/>
    <w:rsid w:val="00D10C21"/>
    <w:rsid w:val="00D112CC"/>
    <w:rsid w:val="00D12313"/>
    <w:rsid w:val="00D123CF"/>
    <w:rsid w:val="00D13E7C"/>
    <w:rsid w:val="00D1474B"/>
    <w:rsid w:val="00D15434"/>
    <w:rsid w:val="00D16AA5"/>
    <w:rsid w:val="00D16BB6"/>
    <w:rsid w:val="00D16DA4"/>
    <w:rsid w:val="00D17000"/>
    <w:rsid w:val="00D1727B"/>
    <w:rsid w:val="00D176AB"/>
    <w:rsid w:val="00D17856"/>
    <w:rsid w:val="00D17A7C"/>
    <w:rsid w:val="00D17CF5"/>
    <w:rsid w:val="00D223D7"/>
    <w:rsid w:val="00D23DA8"/>
    <w:rsid w:val="00D253F4"/>
    <w:rsid w:val="00D2563D"/>
    <w:rsid w:val="00D256BC"/>
    <w:rsid w:val="00D25807"/>
    <w:rsid w:val="00D26640"/>
    <w:rsid w:val="00D26912"/>
    <w:rsid w:val="00D274C8"/>
    <w:rsid w:val="00D302A6"/>
    <w:rsid w:val="00D316A5"/>
    <w:rsid w:val="00D320F5"/>
    <w:rsid w:val="00D32973"/>
    <w:rsid w:val="00D3391B"/>
    <w:rsid w:val="00D34438"/>
    <w:rsid w:val="00D3477F"/>
    <w:rsid w:val="00D34F6D"/>
    <w:rsid w:val="00D356B7"/>
    <w:rsid w:val="00D35962"/>
    <w:rsid w:val="00D35EEF"/>
    <w:rsid w:val="00D35F73"/>
    <w:rsid w:val="00D36A4B"/>
    <w:rsid w:val="00D36A7F"/>
    <w:rsid w:val="00D36E3A"/>
    <w:rsid w:val="00D37CB4"/>
    <w:rsid w:val="00D4040D"/>
    <w:rsid w:val="00D404AE"/>
    <w:rsid w:val="00D40CEC"/>
    <w:rsid w:val="00D4131C"/>
    <w:rsid w:val="00D425D1"/>
    <w:rsid w:val="00D43670"/>
    <w:rsid w:val="00D43A2C"/>
    <w:rsid w:val="00D44698"/>
    <w:rsid w:val="00D446FD"/>
    <w:rsid w:val="00D44941"/>
    <w:rsid w:val="00D45942"/>
    <w:rsid w:val="00D45C60"/>
    <w:rsid w:val="00D45F0F"/>
    <w:rsid w:val="00D46110"/>
    <w:rsid w:val="00D465C8"/>
    <w:rsid w:val="00D47D14"/>
    <w:rsid w:val="00D47E50"/>
    <w:rsid w:val="00D47F10"/>
    <w:rsid w:val="00D50705"/>
    <w:rsid w:val="00D51E31"/>
    <w:rsid w:val="00D52297"/>
    <w:rsid w:val="00D52EDD"/>
    <w:rsid w:val="00D531D3"/>
    <w:rsid w:val="00D532B8"/>
    <w:rsid w:val="00D54328"/>
    <w:rsid w:val="00D55537"/>
    <w:rsid w:val="00D555DC"/>
    <w:rsid w:val="00D55E09"/>
    <w:rsid w:val="00D560CB"/>
    <w:rsid w:val="00D56183"/>
    <w:rsid w:val="00D56273"/>
    <w:rsid w:val="00D56B1C"/>
    <w:rsid w:val="00D56C75"/>
    <w:rsid w:val="00D57311"/>
    <w:rsid w:val="00D575D4"/>
    <w:rsid w:val="00D578A0"/>
    <w:rsid w:val="00D57CA5"/>
    <w:rsid w:val="00D60102"/>
    <w:rsid w:val="00D601C2"/>
    <w:rsid w:val="00D60A09"/>
    <w:rsid w:val="00D6166A"/>
    <w:rsid w:val="00D61F6A"/>
    <w:rsid w:val="00D6230D"/>
    <w:rsid w:val="00D6247A"/>
    <w:rsid w:val="00D62861"/>
    <w:rsid w:val="00D62AB4"/>
    <w:rsid w:val="00D64AB8"/>
    <w:rsid w:val="00D655CA"/>
    <w:rsid w:val="00D65F78"/>
    <w:rsid w:val="00D66D9B"/>
    <w:rsid w:val="00D67333"/>
    <w:rsid w:val="00D676B9"/>
    <w:rsid w:val="00D7059C"/>
    <w:rsid w:val="00D705E8"/>
    <w:rsid w:val="00D71174"/>
    <w:rsid w:val="00D7200E"/>
    <w:rsid w:val="00D725B2"/>
    <w:rsid w:val="00D73047"/>
    <w:rsid w:val="00D73378"/>
    <w:rsid w:val="00D73B28"/>
    <w:rsid w:val="00D74829"/>
    <w:rsid w:val="00D758EC"/>
    <w:rsid w:val="00D76114"/>
    <w:rsid w:val="00D76462"/>
    <w:rsid w:val="00D765BE"/>
    <w:rsid w:val="00D76673"/>
    <w:rsid w:val="00D76BAD"/>
    <w:rsid w:val="00D76D16"/>
    <w:rsid w:val="00D76EF8"/>
    <w:rsid w:val="00D76F9A"/>
    <w:rsid w:val="00D777C8"/>
    <w:rsid w:val="00D77E43"/>
    <w:rsid w:val="00D813A2"/>
    <w:rsid w:val="00D817D5"/>
    <w:rsid w:val="00D81DA1"/>
    <w:rsid w:val="00D82499"/>
    <w:rsid w:val="00D83018"/>
    <w:rsid w:val="00D83A9E"/>
    <w:rsid w:val="00D83D58"/>
    <w:rsid w:val="00D83ED9"/>
    <w:rsid w:val="00D87298"/>
    <w:rsid w:val="00D87CB3"/>
    <w:rsid w:val="00D90541"/>
    <w:rsid w:val="00D90BA3"/>
    <w:rsid w:val="00D915AF"/>
    <w:rsid w:val="00D918CC"/>
    <w:rsid w:val="00D91C43"/>
    <w:rsid w:val="00D921C9"/>
    <w:rsid w:val="00D922A4"/>
    <w:rsid w:val="00D9387D"/>
    <w:rsid w:val="00D93A6E"/>
    <w:rsid w:val="00D94560"/>
    <w:rsid w:val="00D9487B"/>
    <w:rsid w:val="00D9545F"/>
    <w:rsid w:val="00D95F08"/>
    <w:rsid w:val="00D96B97"/>
    <w:rsid w:val="00D96BCA"/>
    <w:rsid w:val="00D97609"/>
    <w:rsid w:val="00DA0359"/>
    <w:rsid w:val="00DA0F04"/>
    <w:rsid w:val="00DA128D"/>
    <w:rsid w:val="00DA1567"/>
    <w:rsid w:val="00DA17B5"/>
    <w:rsid w:val="00DA1A5A"/>
    <w:rsid w:val="00DA2D5B"/>
    <w:rsid w:val="00DA2DCA"/>
    <w:rsid w:val="00DA447F"/>
    <w:rsid w:val="00DA48C7"/>
    <w:rsid w:val="00DA4F05"/>
    <w:rsid w:val="00DA524D"/>
    <w:rsid w:val="00DA55BE"/>
    <w:rsid w:val="00DA5B7A"/>
    <w:rsid w:val="00DA5BF3"/>
    <w:rsid w:val="00DA65E6"/>
    <w:rsid w:val="00DA6875"/>
    <w:rsid w:val="00DA70A3"/>
    <w:rsid w:val="00DA7B38"/>
    <w:rsid w:val="00DA7B5C"/>
    <w:rsid w:val="00DB01E6"/>
    <w:rsid w:val="00DB038A"/>
    <w:rsid w:val="00DB2F1B"/>
    <w:rsid w:val="00DB5062"/>
    <w:rsid w:val="00DB5BC4"/>
    <w:rsid w:val="00DC04F3"/>
    <w:rsid w:val="00DC07CE"/>
    <w:rsid w:val="00DC4AE4"/>
    <w:rsid w:val="00DC53D7"/>
    <w:rsid w:val="00DC5E0B"/>
    <w:rsid w:val="00DC605E"/>
    <w:rsid w:val="00DC636B"/>
    <w:rsid w:val="00DC6750"/>
    <w:rsid w:val="00DC73A6"/>
    <w:rsid w:val="00DC7E20"/>
    <w:rsid w:val="00DC7F93"/>
    <w:rsid w:val="00DD06F8"/>
    <w:rsid w:val="00DD18D3"/>
    <w:rsid w:val="00DD1B21"/>
    <w:rsid w:val="00DD2CFD"/>
    <w:rsid w:val="00DD38D5"/>
    <w:rsid w:val="00DD62A4"/>
    <w:rsid w:val="00DD659B"/>
    <w:rsid w:val="00DD6AE8"/>
    <w:rsid w:val="00DD6D20"/>
    <w:rsid w:val="00DD7627"/>
    <w:rsid w:val="00DE0E59"/>
    <w:rsid w:val="00DE170D"/>
    <w:rsid w:val="00DE1AB6"/>
    <w:rsid w:val="00DE203F"/>
    <w:rsid w:val="00DE258D"/>
    <w:rsid w:val="00DE2AB4"/>
    <w:rsid w:val="00DE3270"/>
    <w:rsid w:val="00DE3CA3"/>
    <w:rsid w:val="00DE4600"/>
    <w:rsid w:val="00DE4714"/>
    <w:rsid w:val="00DE4CBE"/>
    <w:rsid w:val="00DE4D70"/>
    <w:rsid w:val="00DE69B5"/>
    <w:rsid w:val="00DE69DA"/>
    <w:rsid w:val="00DE71DD"/>
    <w:rsid w:val="00DF0816"/>
    <w:rsid w:val="00DF0F6E"/>
    <w:rsid w:val="00DF1991"/>
    <w:rsid w:val="00DF317E"/>
    <w:rsid w:val="00DF33EA"/>
    <w:rsid w:val="00DF3EFE"/>
    <w:rsid w:val="00DF48E2"/>
    <w:rsid w:val="00DF4A6E"/>
    <w:rsid w:val="00DF5FB1"/>
    <w:rsid w:val="00DF695E"/>
    <w:rsid w:val="00DF6A06"/>
    <w:rsid w:val="00DF6BC8"/>
    <w:rsid w:val="00DF6CE6"/>
    <w:rsid w:val="00DF7C1F"/>
    <w:rsid w:val="00E00838"/>
    <w:rsid w:val="00E02426"/>
    <w:rsid w:val="00E02500"/>
    <w:rsid w:val="00E02642"/>
    <w:rsid w:val="00E02CC6"/>
    <w:rsid w:val="00E04585"/>
    <w:rsid w:val="00E04A83"/>
    <w:rsid w:val="00E063EA"/>
    <w:rsid w:val="00E07842"/>
    <w:rsid w:val="00E07B64"/>
    <w:rsid w:val="00E1084F"/>
    <w:rsid w:val="00E11938"/>
    <w:rsid w:val="00E11975"/>
    <w:rsid w:val="00E120DA"/>
    <w:rsid w:val="00E12907"/>
    <w:rsid w:val="00E12F62"/>
    <w:rsid w:val="00E134C5"/>
    <w:rsid w:val="00E13BD4"/>
    <w:rsid w:val="00E14EA1"/>
    <w:rsid w:val="00E156C0"/>
    <w:rsid w:val="00E16DC0"/>
    <w:rsid w:val="00E16F2A"/>
    <w:rsid w:val="00E17896"/>
    <w:rsid w:val="00E20B22"/>
    <w:rsid w:val="00E20BB0"/>
    <w:rsid w:val="00E20FAB"/>
    <w:rsid w:val="00E21169"/>
    <w:rsid w:val="00E22F78"/>
    <w:rsid w:val="00E26EA5"/>
    <w:rsid w:val="00E27E4C"/>
    <w:rsid w:val="00E31FDA"/>
    <w:rsid w:val="00E327F0"/>
    <w:rsid w:val="00E331BA"/>
    <w:rsid w:val="00E33554"/>
    <w:rsid w:val="00E34743"/>
    <w:rsid w:val="00E348C3"/>
    <w:rsid w:val="00E34AF7"/>
    <w:rsid w:val="00E35CAB"/>
    <w:rsid w:val="00E3729D"/>
    <w:rsid w:val="00E411BD"/>
    <w:rsid w:val="00E415FE"/>
    <w:rsid w:val="00E421E0"/>
    <w:rsid w:val="00E4221F"/>
    <w:rsid w:val="00E4227B"/>
    <w:rsid w:val="00E43169"/>
    <w:rsid w:val="00E43563"/>
    <w:rsid w:val="00E43C9C"/>
    <w:rsid w:val="00E43DE4"/>
    <w:rsid w:val="00E43FC5"/>
    <w:rsid w:val="00E446AF"/>
    <w:rsid w:val="00E4472C"/>
    <w:rsid w:val="00E4517B"/>
    <w:rsid w:val="00E46643"/>
    <w:rsid w:val="00E46665"/>
    <w:rsid w:val="00E46B66"/>
    <w:rsid w:val="00E51689"/>
    <w:rsid w:val="00E51E83"/>
    <w:rsid w:val="00E5208B"/>
    <w:rsid w:val="00E5391B"/>
    <w:rsid w:val="00E53E7F"/>
    <w:rsid w:val="00E55633"/>
    <w:rsid w:val="00E556AB"/>
    <w:rsid w:val="00E57B75"/>
    <w:rsid w:val="00E60974"/>
    <w:rsid w:val="00E60EC8"/>
    <w:rsid w:val="00E61900"/>
    <w:rsid w:val="00E619B6"/>
    <w:rsid w:val="00E61A22"/>
    <w:rsid w:val="00E62FB5"/>
    <w:rsid w:val="00E63D09"/>
    <w:rsid w:val="00E64E52"/>
    <w:rsid w:val="00E65725"/>
    <w:rsid w:val="00E66D3B"/>
    <w:rsid w:val="00E67FC0"/>
    <w:rsid w:val="00E7038B"/>
    <w:rsid w:val="00E70C6B"/>
    <w:rsid w:val="00E70C72"/>
    <w:rsid w:val="00E712C9"/>
    <w:rsid w:val="00E712CC"/>
    <w:rsid w:val="00E71AB3"/>
    <w:rsid w:val="00E71C9A"/>
    <w:rsid w:val="00E73031"/>
    <w:rsid w:val="00E7310C"/>
    <w:rsid w:val="00E73EED"/>
    <w:rsid w:val="00E74203"/>
    <w:rsid w:val="00E74AB1"/>
    <w:rsid w:val="00E75B89"/>
    <w:rsid w:val="00E75BE8"/>
    <w:rsid w:val="00E75DE5"/>
    <w:rsid w:val="00E76A6C"/>
    <w:rsid w:val="00E76FE0"/>
    <w:rsid w:val="00E800AB"/>
    <w:rsid w:val="00E802E9"/>
    <w:rsid w:val="00E805BD"/>
    <w:rsid w:val="00E808DF"/>
    <w:rsid w:val="00E819B7"/>
    <w:rsid w:val="00E81B01"/>
    <w:rsid w:val="00E81D6E"/>
    <w:rsid w:val="00E81FA3"/>
    <w:rsid w:val="00E82C2D"/>
    <w:rsid w:val="00E830BB"/>
    <w:rsid w:val="00E83C98"/>
    <w:rsid w:val="00E83E79"/>
    <w:rsid w:val="00E84E13"/>
    <w:rsid w:val="00E864DF"/>
    <w:rsid w:val="00E87F92"/>
    <w:rsid w:val="00E87FBE"/>
    <w:rsid w:val="00E901AB"/>
    <w:rsid w:val="00E90290"/>
    <w:rsid w:val="00E91798"/>
    <w:rsid w:val="00E91D01"/>
    <w:rsid w:val="00E9338B"/>
    <w:rsid w:val="00E935D7"/>
    <w:rsid w:val="00E94230"/>
    <w:rsid w:val="00E946FE"/>
    <w:rsid w:val="00E95FDF"/>
    <w:rsid w:val="00E966BF"/>
    <w:rsid w:val="00E975A2"/>
    <w:rsid w:val="00E97B4B"/>
    <w:rsid w:val="00E97CE5"/>
    <w:rsid w:val="00EA059D"/>
    <w:rsid w:val="00EA0E33"/>
    <w:rsid w:val="00EA108B"/>
    <w:rsid w:val="00EA196C"/>
    <w:rsid w:val="00EA1C15"/>
    <w:rsid w:val="00EA1DC5"/>
    <w:rsid w:val="00EA2859"/>
    <w:rsid w:val="00EA4112"/>
    <w:rsid w:val="00EA46AD"/>
    <w:rsid w:val="00EA4A0C"/>
    <w:rsid w:val="00EA4DA2"/>
    <w:rsid w:val="00EA514A"/>
    <w:rsid w:val="00EA6EFB"/>
    <w:rsid w:val="00EA74C8"/>
    <w:rsid w:val="00EA77A5"/>
    <w:rsid w:val="00EA7985"/>
    <w:rsid w:val="00EA7D92"/>
    <w:rsid w:val="00EB041C"/>
    <w:rsid w:val="00EB0471"/>
    <w:rsid w:val="00EB1378"/>
    <w:rsid w:val="00EB1E74"/>
    <w:rsid w:val="00EB2CE4"/>
    <w:rsid w:val="00EB3561"/>
    <w:rsid w:val="00EB399D"/>
    <w:rsid w:val="00EB3BE3"/>
    <w:rsid w:val="00EB3CD0"/>
    <w:rsid w:val="00EB3FA3"/>
    <w:rsid w:val="00EB4FD9"/>
    <w:rsid w:val="00EB52A1"/>
    <w:rsid w:val="00EB54AE"/>
    <w:rsid w:val="00EB67D0"/>
    <w:rsid w:val="00EC1301"/>
    <w:rsid w:val="00EC16C5"/>
    <w:rsid w:val="00EC1A33"/>
    <w:rsid w:val="00EC1D84"/>
    <w:rsid w:val="00EC2C35"/>
    <w:rsid w:val="00EC3116"/>
    <w:rsid w:val="00EC3169"/>
    <w:rsid w:val="00EC3C11"/>
    <w:rsid w:val="00EC405D"/>
    <w:rsid w:val="00EC58E3"/>
    <w:rsid w:val="00EC5B95"/>
    <w:rsid w:val="00EC5D8A"/>
    <w:rsid w:val="00EC6329"/>
    <w:rsid w:val="00EC65FD"/>
    <w:rsid w:val="00EC6C57"/>
    <w:rsid w:val="00EC7497"/>
    <w:rsid w:val="00EC7FF5"/>
    <w:rsid w:val="00ED5173"/>
    <w:rsid w:val="00ED6387"/>
    <w:rsid w:val="00ED6F13"/>
    <w:rsid w:val="00ED7E20"/>
    <w:rsid w:val="00ED7F0F"/>
    <w:rsid w:val="00EE2495"/>
    <w:rsid w:val="00EE2A31"/>
    <w:rsid w:val="00EE33DE"/>
    <w:rsid w:val="00EE41B1"/>
    <w:rsid w:val="00EE42FF"/>
    <w:rsid w:val="00EE5817"/>
    <w:rsid w:val="00EE5A2A"/>
    <w:rsid w:val="00EE5BBA"/>
    <w:rsid w:val="00EE702D"/>
    <w:rsid w:val="00EE79B1"/>
    <w:rsid w:val="00EF009B"/>
    <w:rsid w:val="00EF01E9"/>
    <w:rsid w:val="00EF0649"/>
    <w:rsid w:val="00EF0B0F"/>
    <w:rsid w:val="00EF0EAB"/>
    <w:rsid w:val="00EF3BC2"/>
    <w:rsid w:val="00EF4DAF"/>
    <w:rsid w:val="00EF5593"/>
    <w:rsid w:val="00EF6861"/>
    <w:rsid w:val="00F005E5"/>
    <w:rsid w:val="00F014AD"/>
    <w:rsid w:val="00F0184E"/>
    <w:rsid w:val="00F019F7"/>
    <w:rsid w:val="00F02489"/>
    <w:rsid w:val="00F03FE8"/>
    <w:rsid w:val="00F04046"/>
    <w:rsid w:val="00F050FF"/>
    <w:rsid w:val="00F053C0"/>
    <w:rsid w:val="00F05636"/>
    <w:rsid w:val="00F05FF5"/>
    <w:rsid w:val="00F07645"/>
    <w:rsid w:val="00F07748"/>
    <w:rsid w:val="00F07A80"/>
    <w:rsid w:val="00F07F6F"/>
    <w:rsid w:val="00F10B13"/>
    <w:rsid w:val="00F10E10"/>
    <w:rsid w:val="00F10F4C"/>
    <w:rsid w:val="00F111E5"/>
    <w:rsid w:val="00F126EB"/>
    <w:rsid w:val="00F12780"/>
    <w:rsid w:val="00F12CFA"/>
    <w:rsid w:val="00F13B08"/>
    <w:rsid w:val="00F13B8A"/>
    <w:rsid w:val="00F1734D"/>
    <w:rsid w:val="00F2058D"/>
    <w:rsid w:val="00F20987"/>
    <w:rsid w:val="00F210BD"/>
    <w:rsid w:val="00F21AC0"/>
    <w:rsid w:val="00F229B9"/>
    <w:rsid w:val="00F22D22"/>
    <w:rsid w:val="00F238A9"/>
    <w:rsid w:val="00F23A04"/>
    <w:rsid w:val="00F2496E"/>
    <w:rsid w:val="00F24D92"/>
    <w:rsid w:val="00F253A1"/>
    <w:rsid w:val="00F264C6"/>
    <w:rsid w:val="00F27417"/>
    <w:rsid w:val="00F27790"/>
    <w:rsid w:val="00F3148B"/>
    <w:rsid w:val="00F317A2"/>
    <w:rsid w:val="00F3281B"/>
    <w:rsid w:val="00F339E7"/>
    <w:rsid w:val="00F33E33"/>
    <w:rsid w:val="00F34097"/>
    <w:rsid w:val="00F3557A"/>
    <w:rsid w:val="00F35CB2"/>
    <w:rsid w:val="00F3614C"/>
    <w:rsid w:val="00F366DB"/>
    <w:rsid w:val="00F36DCD"/>
    <w:rsid w:val="00F37923"/>
    <w:rsid w:val="00F37C8B"/>
    <w:rsid w:val="00F40DBC"/>
    <w:rsid w:val="00F40FA7"/>
    <w:rsid w:val="00F41F3F"/>
    <w:rsid w:val="00F4202E"/>
    <w:rsid w:val="00F422DD"/>
    <w:rsid w:val="00F4240B"/>
    <w:rsid w:val="00F4294D"/>
    <w:rsid w:val="00F42C53"/>
    <w:rsid w:val="00F439D8"/>
    <w:rsid w:val="00F439E1"/>
    <w:rsid w:val="00F43FF4"/>
    <w:rsid w:val="00F44652"/>
    <w:rsid w:val="00F44BC8"/>
    <w:rsid w:val="00F459B3"/>
    <w:rsid w:val="00F45E0F"/>
    <w:rsid w:val="00F45EA8"/>
    <w:rsid w:val="00F4637D"/>
    <w:rsid w:val="00F4795B"/>
    <w:rsid w:val="00F47BC5"/>
    <w:rsid w:val="00F50AF8"/>
    <w:rsid w:val="00F50E6B"/>
    <w:rsid w:val="00F533A9"/>
    <w:rsid w:val="00F542BB"/>
    <w:rsid w:val="00F54655"/>
    <w:rsid w:val="00F5473E"/>
    <w:rsid w:val="00F549E0"/>
    <w:rsid w:val="00F554E3"/>
    <w:rsid w:val="00F5615A"/>
    <w:rsid w:val="00F561FC"/>
    <w:rsid w:val="00F600B0"/>
    <w:rsid w:val="00F6250F"/>
    <w:rsid w:val="00F62876"/>
    <w:rsid w:val="00F62ECB"/>
    <w:rsid w:val="00F63429"/>
    <w:rsid w:val="00F6434F"/>
    <w:rsid w:val="00F65332"/>
    <w:rsid w:val="00F65501"/>
    <w:rsid w:val="00F660A4"/>
    <w:rsid w:val="00F660DC"/>
    <w:rsid w:val="00F66D7B"/>
    <w:rsid w:val="00F676A3"/>
    <w:rsid w:val="00F6775C"/>
    <w:rsid w:val="00F708E8"/>
    <w:rsid w:val="00F70D83"/>
    <w:rsid w:val="00F71343"/>
    <w:rsid w:val="00F718AC"/>
    <w:rsid w:val="00F719DB"/>
    <w:rsid w:val="00F7201D"/>
    <w:rsid w:val="00F72EA7"/>
    <w:rsid w:val="00F74505"/>
    <w:rsid w:val="00F74BEB"/>
    <w:rsid w:val="00F751C8"/>
    <w:rsid w:val="00F753CC"/>
    <w:rsid w:val="00F76012"/>
    <w:rsid w:val="00F80817"/>
    <w:rsid w:val="00F81186"/>
    <w:rsid w:val="00F816B9"/>
    <w:rsid w:val="00F82BC0"/>
    <w:rsid w:val="00F82E74"/>
    <w:rsid w:val="00F8308B"/>
    <w:rsid w:val="00F830D5"/>
    <w:rsid w:val="00F83246"/>
    <w:rsid w:val="00F83400"/>
    <w:rsid w:val="00F85505"/>
    <w:rsid w:val="00F8631F"/>
    <w:rsid w:val="00F8657D"/>
    <w:rsid w:val="00F8678D"/>
    <w:rsid w:val="00F87FC0"/>
    <w:rsid w:val="00F900A0"/>
    <w:rsid w:val="00F9073B"/>
    <w:rsid w:val="00F90AB1"/>
    <w:rsid w:val="00F918AF"/>
    <w:rsid w:val="00F92B8F"/>
    <w:rsid w:val="00F92BB1"/>
    <w:rsid w:val="00F93BC4"/>
    <w:rsid w:val="00F94686"/>
    <w:rsid w:val="00F946E8"/>
    <w:rsid w:val="00F9480D"/>
    <w:rsid w:val="00F94F64"/>
    <w:rsid w:val="00F9565B"/>
    <w:rsid w:val="00F973A0"/>
    <w:rsid w:val="00F97D08"/>
    <w:rsid w:val="00FA0549"/>
    <w:rsid w:val="00FA0C5E"/>
    <w:rsid w:val="00FA0D2B"/>
    <w:rsid w:val="00FA106B"/>
    <w:rsid w:val="00FA1512"/>
    <w:rsid w:val="00FA1830"/>
    <w:rsid w:val="00FA2CB9"/>
    <w:rsid w:val="00FA2E59"/>
    <w:rsid w:val="00FA2ED9"/>
    <w:rsid w:val="00FA37CD"/>
    <w:rsid w:val="00FA3B0A"/>
    <w:rsid w:val="00FA54B3"/>
    <w:rsid w:val="00FA5930"/>
    <w:rsid w:val="00FA6397"/>
    <w:rsid w:val="00FA6F14"/>
    <w:rsid w:val="00FA6F4F"/>
    <w:rsid w:val="00FA7367"/>
    <w:rsid w:val="00FA741D"/>
    <w:rsid w:val="00FA7995"/>
    <w:rsid w:val="00FA7A81"/>
    <w:rsid w:val="00FA7B94"/>
    <w:rsid w:val="00FB0919"/>
    <w:rsid w:val="00FB1811"/>
    <w:rsid w:val="00FB1A21"/>
    <w:rsid w:val="00FB1D86"/>
    <w:rsid w:val="00FB2BE4"/>
    <w:rsid w:val="00FB352E"/>
    <w:rsid w:val="00FB4030"/>
    <w:rsid w:val="00FB54DB"/>
    <w:rsid w:val="00FB5C1C"/>
    <w:rsid w:val="00FB5E85"/>
    <w:rsid w:val="00FB6972"/>
    <w:rsid w:val="00FB7867"/>
    <w:rsid w:val="00FC0CBB"/>
    <w:rsid w:val="00FC1A56"/>
    <w:rsid w:val="00FC238A"/>
    <w:rsid w:val="00FC288F"/>
    <w:rsid w:val="00FC3E8A"/>
    <w:rsid w:val="00FC4594"/>
    <w:rsid w:val="00FC465B"/>
    <w:rsid w:val="00FC4B86"/>
    <w:rsid w:val="00FC5C6D"/>
    <w:rsid w:val="00FC6550"/>
    <w:rsid w:val="00FC67C1"/>
    <w:rsid w:val="00FC7079"/>
    <w:rsid w:val="00FC7A56"/>
    <w:rsid w:val="00FD02BA"/>
    <w:rsid w:val="00FD0781"/>
    <w:rsid w:val="00FD17FC"/>
    <w:rsid w:val="00FD198A"/>
    <w:rsid w:val="00FD1B6C"/>
    <w:rsid w:val="00FD203B"/>
    <w:rsid w:val="00FD21E3"/>
    <w:rsid w:val="00FD2397"/>
    <w:rsid w:val="00FD2713"/>
    <w:rsid w:val="00FD423F"/>
    <w:rsid w:val="00FD4D65"/>
    <w:rsid w:val="00FD53C3"/>
    <w:rsid w:val="00FD64E4"/>
    <w:rsid w:val="00FD6810"/>
    <w:rsid w:val="00FD77D5"/>
    <w:rsid w:val="00FE04FF"/>
    <w:rsid w:val="00FE23DF"/>
    <w:rsid w:val="00FE27C1"/>
    <w:rsid w:val="00FE29BD"/>
    <w:rsid w:val="00FE30B1"/>
    <w:rsid w:val="00FE3B45"/>
    <w:rsid w:val="00FE6A44"/>
    <w:rsid w:val="00FE6B27"/>
    <w:rsid w:val="00FE6EE3"/>
    <w:rsid w:val="00FE7156"/>
    <w:rsid w:val="00FE785F"/>
    <w:rsid w:val="00FE7BCC"/>
    <w:rsid w:val="00FF08BC"/>
    <w:rsid w:val="00FF123D"/>
    <w:rsid w:val="00FF1654"/>
    <w:rsid w:val="00FF19EB"/>
    <w:rsid w:val="00FF1F0F"/>
    <w:rsid w:val="00FF2009"/>
    <w:rsid w:val="00FF2FB2"/>
    <w:rsid w:val="00FF3B76"/>
    <w:rsid w:val="00FF3DF0"/>
    <w:rsid w:val="00FF456C"/>
    <w:rsid w:val="00FF4CDD"/>
    <w:rsid w:val="00FF56C6"/>
    <w:rsid w:val="00FF5A0F"/>
    <w:rsid w:val="00FF5DC6"/>
    <w:rsid w:val="00FF6944"/>
    <w:rsid w:val="00FF7845"/>
    <w:rsid w:val="12394ECF"/>
    <w:rsid w:val="1C4C1CA3"/>
    <w:rsid w:val="45062140"/>
    <w:rsid w:val="57E207EA"/>
    <w:rsid w:val="5A2B7C03"/>
    <w:rsid w:val="718F6E95"/>
    <w:rsid w:val="7F8D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D85499"/>
  <w14:defaultImageDpi w14:val="32767"/>
  <w15:docId w15:val="{9835616D-4883-4FE0-BCC7-8CDB6A0C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80" w:lineRule="auto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numId w:val="1"/>
      </w:numPr>
      <w:jc w:val="left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spacing w:line="240" w:lineRule="auto"/>
    </w:pPr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pPr>
      <w:spacing w:line="480" w:lineRule="auto"/>
      <w:jc w:val="left"/>
    </w:pPr>
    <w:rPr>
      <w:rFonts w:cstheme="minorBidi"/>
      <w:b/>
      <w:bCs/>
      <w:sz w:val="21"/>
      <w:szCs w:val="2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d">
    <w:name w:val="line number"/>
    <w:basedOn w:val="a0"/>
    <w:uiPriority w:val="99"/>
    <w:semiHidden/>
    <w:unhideWhenUsed/>
    <w:qFormat/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uiPriority w:val="99"/>
    <w:semiHidden/>
    <w:unhideWhenUsed/>
    <w:qFormat/>
    <w:rPr>
      <w:rFonts w:cs="Times New Roman"/>
      <w:sz w:val="16"/>
      <w:szCs w:val="16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Figtitle">
    <w:name w:val="Fig_title"/>
    <w:basedOn w:val="a"/>
    <w:link w:val="Figtitle0"/>
    <w:qFormat/>
    <w:pPr>
      <w:spacing w:line="360" w:lineRule="auto"/>
      <w:ind w:left="400" w:hangingChars="400" w:hanging="400"/>
    </w:pPr>
  </w:style>
  <w:style w:type="character" w:customStyle="1" w:styleId="Figtitle0">
    <w:name w:val="Fig_title 字符"/>
    <w:basedOn w:val="a0"/>
    <w:link w:val="Figtitle"/>
    <w:qFormat/>
    <w:rPr>
      <w:rFonts w:ascii="Times New Roman" w:eastAsia="宋体" w:hAnsi="Times New Roman"/>
    </w:rPr>
  </w:style>
  <w:style w:type="paragraph" w:customStyle="1" w:styleId="Figuretitle">
    <w:name w:val="Figure_title"/>
    <w:basedOn w:val="a"/>
    <w:link w:val="Figuretitle0"/>
    <w:qFormat/>
    <w:pPr>
      <w:spacing w:afterLines="50" w:after="50" w:line="360" w:lineRule="auto"/>
      <w:ind w:left="500" w:hangingChars="500" w:hanging="500"/>
    </w:pPr>
    <w:rPr>
      <w:rFonts w:cs="Times New Roman"/>
      <w:sz w:val="20"/>
    </w:rPr>
  </w:style>
  <w:style w:type="character" w:customStyle="1" w:styleId="Figuretitle0">
    <w:name w:val="Figure_title 字符"/>
    <w:link w:val="Figuretitle"/>
    <w:qFormat/>
    <w:locked/>
    <w:rPr>
      <w:rFonts w:ascii="Times New Roman" w:eastAsia="宋体" w:hAnsi="Times New Roman" w:cs="Times New Roman"/>
      <w:sz w:val="20"/>
    </w:rPr>
  </w:style>
  <w:style w:type="paragraph" w:customStyle="1" w:styleId="Figure">
    <w:name w:val="Figure"/>
    <w:basedOn w:val="a"/>
    <w:link w:val="Figure0"/>
    <w:qFormat/>
    <w:pPr>
      <w:spacing w:beforeLines="100" w:before="100"/>
      <w:jc w:val="center"/>
    </w:pPr>
    <w:rPr>
      <w:rFonts w:eastAsia="等线" w:cs="Times New Roman"/>
      <w:sz w:val="20"/>
    </w:rPr>
  </w:style>
  <w:style w:type="character" w:customStyle="1" w:styleId="Figure0">
    <w:name w:val="Figure 字符"/>
    <w:link w:val="Figure"/>
    <w:qFormat/>
    <w:rPr>
      <w:rFonts w:ascii="Times New Roman" w:eastAsia="等线" w:hAnsi="Times New Roman" w:cs="Times New Roman"/>
      <w:sz w:val="20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af1">
    <w:name w:val="公式"/>
    <w:basedOn w:val="a"/>
    <w:link w:val="af2"/>
    <w:qFormat/>
    <w:pPr>
      <w:jc w:val="left"/>
    </w:pPr>
    <w:rPr>
      <w:rFonts w:ascii="Cambria Math" w:hAnsi="Cambria Math" w:cs="Times New Roman"/>
      <w:sz w:val="20"/>
    </w:rPr>
  </w:style>
  <w:style w:type="character" w:customStyle="1" w:styleId="af2">
    <w:name w:val="公式 字符"/>
    <w:link w:val="af1"/>
    <w:qFormat/>
    <w:locked/>
    <w:rPr>
      <w:rFonts w:ascii="Cambria Math" w:eastAsia="宋体" w:hAnsi="Cambria Math" w:cs="Times New Roman"/>
      <w:sz w:val="20"/>
    </w:rPr>
  </w:style>
  <w:style w:type="paragraph" w:customStyle="1" w:styleId="CaptionEquation">
    <w:name w:val="Caption Equation"/>
    <w:basedOn w:val="a"/>
    <w:link w:val="CaptionEquationChar"/>
    <w:qFormat/>
    <w:pPr>
      <w:keepNext/>
      <w:widowControl/>
      <w:tabs>
        <w:tab w:val="right" w:pos="9070"/>
      </w:tabs>
      <w:spacing w:before="220" w:after="120" w:line="240" w:lineRule="auto"/>
      <w:jc w:val="left"/>
    </w:pPr>
    <w:rPr>
      <w:rFonts w:ascii="Arial" w:hAnsi="Arial" w:cs="Times New Roman"/>
      <w:b/>
      <w:bCs/>
      <w:kern w:val="32"/>
      <w:sz w:val="18"/>
      <w:szCs w:val="18"/>
      <w:lang w:val="en-NZ" w:eastAsia="en-AU"/>
    </w:rPr>
  </w:style>
  <w:style w:type="character" w:customStyle="1" w:styleId="CaptionEquationChar">
    <w:name w:val="Caption Equation Char"/>
    <w:link w:val="CaptionEquation"/>
    <w:qFormat/>
    <w:rPr>
      <w:rFonts w:ascii="Arial" w:eastAsia="宋体" w:hAnsi="Arial" w:cs="Times New Roman"/>
      <w:b/>
      <w:bCs/>
      <w:kern w:val="32"/>
      <w:sz w:val="18"/>
      <w:szCs w:val="18"/>
      <w:lang w:val="en-NZ" w:eastAsia="en-AU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 w:cs="Times New Roman"/>
      <w:sz w:val="20"/>
      <w:szCs w:val="20"/>
    </w:rPr>
  </w:style>
  <w:style w:type="paragraph" w:customStyle="1" w:styleId="References">
    <w:name w:val="References"/>
    <w:basedOn w:val="a"/>
    <w:link w:val="References0"/>
    <w:qFormat/>
    <w:pPr>
      <w:widowControl/>
      <w:tabs>
        <w:tab w:val="left" w:pos="360"/>
      </w:tabs>
      <w:autoSpaceDE w:val="0"/>
      <w:autoSpaceDN w:val="0"/>
      <w:spacing w:after="120"/>
      <w:ind w:hangingChars="300" w:hanging="198"/>
    </w:pPr>
    <w:rPr>
      <w:rFonts w:cs="Calibri"/>
      <w:kern w:val="0"/>
      <w:sz w:val="20"/>
      <w:szCs w:val="20"/>
      <w:lang w:eastAsia="en-US"/>
    </w:rPr>
  </w:style>
  <w:style w:type="character" w:customStyle="1" w:styleId="References0">
    <w:name w:val="References 字符"/>
    <w:link w:val="References"/>
    <w:qFormat/>
    <w:locked/>
    <w:rPr>
      <w:rFonts w:ascii="Times New Roman" w:eastAsia="宋体" w:hAnsi="Times New Roman" w:cs="Calibri"/>
      <w:kern w:val="0"/>
      <w:sz w:val="20"/>
      <w:szCs w:val="20"/>
      <w:lang w:eastAsia="en-US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a">
    <w:name w:val="批注主题 字符"/>
    <w:basedOn w:val="a4"/>
    <w:link w:val="a9"/>
    <w:uiPriority w:val="99"/>
    <w:semiHidden/>
    <w:qFormat/>
    <w:rPr>
      <w:rFonts w:ascii="Times New Roman" w:eastAsia="宋体" w:hAnsi="Times New Roman" w:cs="Times New Roman"/>
      <w:b/>
      <w:bCs/>
      <w:sz w:val="20"/>
      <w:szCs w:val="20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eastAsia="宋体" w:hAnsi="Times New Roman"/>
      <w:b/>
      <w:bCs/>
      <w:sz w:val="32"/>
      <w:szCs w:val="32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cs="Times New Roman"/>
      <w:i/>
      <w:iCs/>
      <w:kern w:val="0"/>
      <w:sz w:val="20"/>
      <w:szCs w:val="20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cs="Times New Roman"/>
      <w:kern w:val="0"/>
      <w:sz w:val="20"/>
      <w:szCs w:val="20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cs="Times New Roman"/>
      <w:kern w:val="0"/>
      <w:sz w:val="20"/>
      <w:szCs w:val="20"/>
    </w:rPr>
  </w:style>
  <w:style w:type="paragraph" w:customStyle="1" w:styleId="xl69">
    <w:name w:val="xl69"/>
    <w:basedOn w:val="a"/>
    <w:qFormat/>
    <w:pPr>
      <w:widowControl/>
      <w:spacing w:before="100" w:beforeAutospacing="1" w:after="100" w:afterAutospacing="1" w:line="240" w:lineRule="auto"/>
      <w:jc w:val="right"/>
      <w:textAlignment w:val="center"/>
    </w:pPr>
    <w:rPr>
      <w:rFonts w:cs="Times New Roman"/>
      <w:color w:val="000000"/>
      <w:kern w:val="0"/>
      <w:sz w:val="20"/>
      <w:szCs w:val="20"/>
    </w:rPr>
  </w:style>
  <w:style w:type="paragraph" w:customStyle="1" w:styleId="xl70">
    <w:name w:val="xl70"/>
    <w:basedOn w:val="a"/>
    <w:qFormat/>
    <w:pPr>
      <w:widowControl/>
      <w:spacing w:before="100" w:beforeAutospacing="1" w:after="100" w:afterAutospacing="1" w:line="240" w:lineRule="auto"/>
      <w:jc w:val="center"/>
    </w:pPr>
    <w:rPr>
      <w:rFonts w:ascii="Symbol" w:hAnsi="Symbol" w:cs="宋体"/>
      <w:i/>
      <w:iCs/>
      <w:kern w:val="0"/>
      <w:sz w:val="20"/>
      <w:szCs w:val="20"/>
    </w:rPr>
  </w:style>
  <w:style w:type="paragraph" w:customStyle="1" w:styleId="xl71">
    <w:name w:val="xl71"/>
    <w:basedOn w:val="a"/>
    <w:qFormat/>
    <w:pPr>
      <w:widowControl/>
      <w:spacing w:before="100" w:beforeAutospacing="1" w:after="100" w:afterAutospacing="1" w:line="240" w:lineRule="auto"/>
      <w:jc w:val="center"/>
    </w:pPr>
    <w:rPr>
      <w:rFonts w:cs="Times New Roman"/>
      <w:i/>
      <w:iCs/>
      <w:kern w:val="0"/>
      <w:sz w:val="20"/>
      <w:szCs w:val="20"/>
    </w:rPr>
  </w:style>
  <w:style w:type="paragraph" w:customStyle="1" w:styleId="xl72">
    <w:name w:val="xl72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Segoe UI" w:hAnsi="Segoe UI" w:cs="Segoe UI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microsoft.com/office/2011/relationships/people" Target="peop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99213-6B4C-41A0-9593-0A193497D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784</Words>
  <Characters>4127</Characters>
  <Application>Microsoft Office Word</Application>
  <DocSecurity>0</DocSecurity>
  <Lines>75</Lines>
  <Paragraphs>33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ruibin hou</dc:creator>
  <cp:lastModifiedBy>ruibin hou</cp:lastModifiedBy>
  <cp:revision>3213</cp:revision>
  <cp:lastPrinted>2025-08-03T08:40:00Z</cp:lastPrinted>
  <dcterms:created xsi:type="dcterms:W3CDTF">2024-10-29T03:14:00Z</dcterms:created>
  <dcterms:modified xsi:type="dcterms:W3CDTF">2026-02-23T07:59:00Z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eyJoZGlkIjoiM2U1OGJhN2RjY2RmYjQ5NjQ0NTEzNjAzM2EzYmExYTciLCJ1c2VySWQiOiI2NjI5Njg5MDkifQ==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46BE4F1F74D740E28A04C628C8177913_12</vt:lpwstr>
  </property>
</Properties>
</file>